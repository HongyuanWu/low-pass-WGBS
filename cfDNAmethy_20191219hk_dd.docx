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3B09B" w14:textId="3025BC62" w:rsidR="00366537" w:rsidRPr="00936ED5" w:rsidRDefault="00ED2F5B" w:rsidP="00936ED5">
      <w:pPr>
        <w:spacing w:before="240"/>
        <w:jc w:val="center"/>
        <w:rPr>
          <w:rFonts w:ascii="Arial" w:hAnsi="Arial" w:cs="Arial"/>
          <w:b/>
          <w:color w:val="000000" w:themeColor="text1"/>
          <w:sz w:val="24"/>
        </w:rPr>
      </w:pPr>
      <w:ins w:id="0" w:author="Zhang Haikun" w:date="2019-12-19T20:48:00Z">
        <w:r>
          <w:rPr>
            <w:rFonts w:ascii="Arial" w:hAnsi="Arial" w:cs="Arial" w:hint="eastAsia"/>
            <w:b/>
            <w:color w:val="000000" w:themeColor="text1"/>
            <w:sz w:val="24"/>
          </w:rPr>
          <w:t>H</w:t>
        </w:r>
      </w:ins>
      <w:del w:id="1" w:author="Zhang Haikun" w:date="2019-12-19T20:48:00Z">
        <w:r w:rsidR="00366537" w:rsidRPr="00936ED5" w:rsidDel="00ED2F5B">
          <w:rPr>
            <w:rFonts w:ascii="Arial" w:hAnsi="Arial" w:cs="Arial"/>
            <w:b/>
            <w:color w:val="000000" w:themeColor="text1"/>
            <w:sz w:val="24"/>
          </w:rPr>
          <w:delText>Long-region h</w:delText>
        </w:r>
      </w:del>
      <w:r w:rsidR="00366537" w:rsidRPr="00936ED5">
        <w:rPr>
          <w:rFonts w:ascii="Arial" w:hAnsi="Arial" w:cs="Arial"/>
          <w:b/>
          <w:color w:val="000000" w:themeColor="text1"/>
          <w:sz w:val="24"/>
        </w:rPr>
        <w:t>ypo-methylation in HBV integration regions aids non-invasive surveillance to hepatocellular carcinoma by low-pass genome-wide bisulfite sequencing.</w:t>
      </w:r>
    </w:p>
    <w:p w14:paraId="58744771" w14:textId="3DCDD459" w:rsidR="00113F48" w:rsidRPr="00D94D14" w:rsidRDefault="00113F48" w:rsidP="00366537">
      <w:pPr>
        <w:spacing w:before="240"/>
        <w:rPr>
          <w:rFonts w:ascii="Arial" w:hAnsi="Arial" w:cs="Arial"/>
          <w:sz w:val="22"/>
        </w:rPr>
      </w:pPr>
      <w:r w:rsidRPr="00D94D14">
        <w:rPr>
          <w:rFonts w:ascii="Arial" w:hAnsi="Arial" w:cs="Arial"/>
          <w:color w:val="000000" w:themeColor="text1"/>
          <w:sz w:val="22"/>
        </w:rPr>
        <w:t>Haikun Zhang</w:t>
      </w:r>
      <w:r w:rsidRPr="00D94D14">
        <w:rPr>
          <w:rFonts w:ascii="Arial" w:hAnsi="Arial" w:cs="Arial"/>
          <w:color w:val="000000" w:themeColor="text1"/>
          <w:sz w:val="22"/>
          <w:vertAlign w:val="superscript"/>
        </w:rPr>
        <w:t>1,</w:t>
      </w:r>
      <w:del w:id="2" w:author="Zhang Haikun" w:date="2019-12-19T10:38:00Z">
        <w:r w:rsidR="00E47D60" w:rsidDel="00D20F60">
          <w:rPr>
            <w:rFonts w:ascii="Arial" w:hAnsi="Arial" w:cs="Arial" w:hint="eastAsia"/>
            <w:color w:val="000000" w:themeColor="text1"/>
            <w:sz w:val="22"/>
            <w:vertAlign w:val="superscript"/>
          </w:rPr>
          <w:delText>8</w:delText>
        </w:r>
      </w:del>
      <w:ins w:id="3" w:author="Zhang Haikun" w:date="2019-12-19T10:38:00Z">
        <w:r w:rsidR="00D20F60">
          <w:rPr>
            <w:rFonts w:ascii="Arial" w:hAnsi="Arial" w:cs="Arial" w:hint="eastAsia"/>
            <w:color w:val="000000" w:themeColor="text1"/>
            <w:sz w:val="22"/>
            <w:vertAlign w:val="superscript"/>
          </w:rPr>
          <w:t>9</w:t>
        </w:r>
      </w:ins>
      <w:r w:rsidRPr="00D94D14">
        <w:rPr>
          <w:rFonts w:ascii="Arial" w:hAnsi="Arial" w:cs="Arial"/>
          <w:color w:val="000000" w:themeColor="text1"/>
          <w:sz w:val="22"/>
          <w:vertAlign w:val="superscript"/>
        </w:rPr>
        <w:t xml:space="preserve">, </w:t>
      </w:r>
      <w:r w:rsidRPr="00D94D14">
        <w:rPr>
          <w:rFonts w:ascii="Arial" w:hAnsi="Arial" w:cs="Arial"/>
          <w:sz w:val="22"/>
          <w:vertAlign w:val="superscript"/>
        </w:rPr>
        <w:t>#</w:t>
      </w:r>
      <w:r w:rsidRPr="00D94D14">
        <w:rPr>
          <w:rFonts w:ascii="Arial" w:hAnsi="Arial" w:cs="Arial"/>
          <w:color w:val="000000" w:themeColor="text1"/>
          <w:sz w:val="22"/>
        </w:rPr>
        <w:t>, Peiling Dong</w:t>
      </w:r>
      <w:r w:rsidRPr="00D94D14">
        <w:rPr>
          <w:rFonts w:ascii="Arial" w:hAnsi="Arial" w:cs="Arial"/>
          <w:color w:val="000000" w:themeColor="text1"/>
          <w:sz w:val="22"/>
          <w:vertAlign w:val="superscript"/>
        </w:rPr>
        <w:t xml:space="preserve">2, </w:t>
      </w:r>
      <w:r w:rsidRPr="00D94D14">
        <w:rPr>
          <w:rFonts w:ascii="Arial" w:hAnsi="Arial" w:cs="Arial"/>
          <w:sz w:val="22"/>
          <w:vertAlign w:val="superscript"/>
        </w:rPr>
        <w:t>#</w:t>
      </w:r>
      <w:r w:rsidRPr="00D94D14">
        <w:rPr>
          <w:rFonts w:ascii="Arial" w:hAnsi="Arial" w:cs="Arial"/>
          <w:color w:val="000000" w:themeColor="text1"/>
          <w:sz w:val="22"/>
        </w:rPr>
        <w:t xml:space="preserve">, </w:t>
      </w:r>
      <w:r w:rsidRPr="00D94D14">
        <w:rPr>
          <w:rFonts w:ascii="Arial" w:hAnsi="Arial" w:cs="Arial"/>
          <w:sz w:val="22"/>
        </w:rPr>
        <w:t>Shicheng Guo</w:t>
      </w:r>
      <w:r w:rsidRPr="00D94D14">
        <w:rPr>
          <w:rFonts w:ascii="Arial" w:hAnsi="Arial" w:cs="Arial"/>
          <w:sz w:val="22"/>
          <w:vertAlign w:val="superscript"/>
        </w:rPr>
        <w:t>3</w:t>
      </w:r>
      <w:r w:rsidRPr="00D94D14">
        <w:rPr>
          <w:rFonts w:ascii="Arial" w:hAnsi="Arial" w:cs="Arial"/>
          <w:color w:val="000000" w:themeColor="text1"/>
          <w:sz w:val="22"/>
          <w:vertAlign w:val="superscript"/>
        </w:rPr>
        <w:t xml:space="preserve">, </w:t>
      </w:r>
      <w:r w:rsidRPr="00D94D14">
        <w:rPr>
          <w:rFonts w:ascii="Arial" w:hAnsi="Arial" w:cs="Arial"/>
          <w:sz w:val="22"/>
          <w:vertAlign w:val="superscript"/>
        </w:rPr>
        <w:t>#</w:t>
      </w:r>
      <w:r w:rsidRPr="00D94D14">
        <w:rPr>
          <w:rFonts w:ascii="Arial" w:hAnsi="Arial" w:cs="Arial"/>
          <w:color w:val="000000" w:themeColor="text1"/>
          <w:sz w:val="22"/>
        </w:rPr>
        <w:t xml:space="preserve">, </w:t>
      </w:r>
      <w:r w:rsidRPr="00D94D14">
        <w:rPr>
          <w:rFonts w:ascii="Arial" w:hAnsi="Arial" w:cs="Arial"/>
          <w:sz w:val="22"/>
        </w:rPr>
        <w:t>Chengcheng Tao</w:t>
      </w:r>
      <w:r w:rsidRPr="00D94D14">
        <w:rPr>
          <w:rFonts w:ascii="Arial" w:hAnsi="Arial" w:cs="Arial"/>
          <w:color w:val="000000" w:themeColor="text1"/>
          <w:sz w:val="22"/>
          <w:vertAlign w:val="superscript"/>
        </w:rPr>
        <w:t>1</w:t>
      </w:r>
      <w:r w:rsidRPr="00D94D14">
        <w:rPr>
          <w:rFonts w:ascii="Arial" w:hAnsi="Arial" w:cs="Arial"/>
          <w:sz w:val="22"/>
        </w:rPr>
        <w:t xml:space="preserve">, </w:t>
      </w:r>
      <w:r w:rsidR="00BE1BDF">
        <w:rPr>
          <w:rFonts w:ascii="Arial" w:hAnsi="Arial" w:cs="Arial" w:hint="eastAsia"/>
          <w:sz w:val="22"/>
        </w:rPr>
        <w:t>Wei</w:t>
      </w:r>
      <w:r w:rsidR="00BE1BDF">
        <w:rPr>
          <w:rFonts w:ascii="Arial" w:hAnsi="Arial" w:cs="Arial"/>
          <w:sz w:val="22"/>
        </w:rPr>
        <w:t xml:space="preserve"> Chen</w:t>
      </w:r>
      <w:r w:rsidR="00BE1BDF" w:rsidRPr="00BE1BDF">
        <w:rPr>
          <w:rFonts w:ascii="Arial" w:hAnsi="Arial" w:cs="Arial"/>
          <w:sz w:val="22"/>
          <w:vertAlign w:val="superscript"/>
        </w:rPr>
        <w:t>1,4</w:t>
      </w:r>
      <w:r w:rsidR="00BE1BDF">
        <w:rPr>
          <w:rFonts w:ascii="Arial" w:hAnsi="Arial" w:cs="Arial"/>
          <w:sz w:val="22"/>
        </w:rPr>
        <w:t xml:space="preserve">, </w:t>
      </w:r>
      <w:r w:rsidRPr="00D94D14">
        <w:rPr>
          <w:rFonts w:ascii="Arial" w:hAnsi="Arial" w:cs="Arial"/>
          <w:sz w:val="22"/>
        </w:rPr>
        <w:t>Wenmin Zhao</w:t>
      </w:r>
      <w:r w:rsidRPr="00D94D14">
        <w:rPr>
          <w:rFonts w:ascii="Arial" w:hAnsi="Arial" w:cs="Arial"/>
          <w:sz w:val="22"/>
          <w:vertAlign w:val="superscript"/>
        </w:rPr>
        <w:t>2</w:t>
      </w:r>
      <w:r w:rsidRPr="00D94D14">
        <w:rPr>
          <w:rFonts w:ascii="Arial" w:hAnsi="Arial" w:cs="Arial"/>
          <w:sz w:val="22"/>
        </w:rPr>
        <w:t xml:space="preserve">, Jiakang </w:t>
      </w:r>
      <w:r w:rsidR="00BE1BDF" w:rsidRPr="00D94D14">
        <w:rPr>
          <w:rFonts w:ascii="Arial" w:hAnsi="Arial" w:cs="Arial"/>
          <w:sz w:val="22"/>
        </w:rPr>
        <w:t>Wang</w:t>
      </w:r>
      <w:r w:rsidR="00BE1BDF">
        <w:rPr>
          <w:rFonts w:ascii="Arial" w:hAnsi="Arial" w:cs="Arial"/>
          <w:color w:val="000000" w:themeColor="text1"/>
          <w:sz w:val="22"/>
          <w:vertAlign w:val="superscript"/>
        </w:rPr>
        <w:t>5</w:t>
      </w:r>
      <w:r w:rsidRPr="00D94D14">
        <w:rPr>
          <w:rFonts w:ascii="Arial" w:hAnsi="Arial" w:cs="Arial"/>
          <w:sz w:val="22"/>
        </w:rPr>
        <w:t xml:space="preserve">, Ramsey </w:t>
      </w:r>
      <w:r w:rsidR="00BE1BDF" w:rsidRPr="00D94D14">
        <w:rPr>
          <w:rFonts w:ascii="Arial" w:hAnsi="Arial" w:cs="Arial"/>
          <w:sz w:val="22"/>
        </w:rPr>
        <w:t>Cheung</w:t>
      </w:r>
      <w:r w:rsidR="00BE1BDF">
        <w:rPr>
          <w:rFonts w:ascii="Arial" w:hAnsi="Arial" w:cs="Arial"/>
          <w:sz w:val="22"/>
          <w:vertAlign w:val="superscript"/>
        </w:rPr>
        <w:t>6</w:t>
      </w:r>
      <w:r w:rsidRPr="00D94D14">
        <w:rPr>
          <w:rFonts w:ascii="Arial" w:hAnsi="Arial" w:cs="Arial"/>
          <w:sz w:val="22"/>
        </w:rPr>
        <w:t xml:space="preserve">, </w:t>
      </w:r>
      <w:r w:rsidR="00794738" w:rsidRPr="00D94D14">
        <w:rPr>
          <w:rFonts w:ascii="Arial" w:hAnsi="Arial" w:cs="Arial"/>
          <w:color w:val="000000" w:themeColor="text1"/>
          <w:sz w:val="22"/>
        </w:rPr>
        <w:t xml:space="preserve">Augusto </w:t>
      </w:r>
      <w:r w:rsidR="00BE1BDF" w:rsidRPr="00D94D14">
        <w:rPr>
          <w:rFonts w:ascii="Arial" w:hAnsi="Arial" w:cs="Arial"/>
          <w:color w:val="000000" w:themeColor="text1"/>
          <w:sz w:val="22"/>
        </w:rPr>
        <w:t>Villa</w:t>
      </w:r>
      <w:r w:rsidR="00BE1BDF" w:rsidRPr="00D06A8A">
        <w:rPr>
          <w:rFonts w:ascii="Arial" w:hAnsi="Arial" w:cs="Arial"/>
          <w:color w:val="000000" w:themeColor="text1"/>
          <w:sz w:val="22"/>
        </w:rPr>
        <w:t>nueva</w:t>
      </w:r>
      <w:r w:rsidR="00BE1BDF">
        <w:rPr>
          <w:rFonts w:ascii="Arial" w:hAnsi="Arial" w:cs="Arial"/>
          <w:color w:val="000000" w:themeColor="text1"/>
          <w:sz w:val="22"/>
          <w:vertAlign w:val="superscript"/>
        </w:rPr>
        <w:t>7</w:t>
      </w:r>
      <w:r w:rsidR="00794738" w:rsidRPr="00D06A8A">
        <w:rPr>
          <w:rFonts w:ascii="Arial" w:hAnsi="Arial" w:cs="Arial"/>
          <w:color w:val="000000" w:themeColor="text1"/>
          <w:sz w:val="22"/>
        </w:rPr>
        <w:t>,</w:t>
      </w:r>
      <w:r w:rsidR="00975F93" w:rsidRPr="00D06A8A">
        <w:rPr>
          <w:rFonts w:ascii="Arial" w:hAnsi="Arial" w:cs="Arial"/>
          <w:color w:val="000000" w:themeColor="text1"/>
          <w:sz w:val="22"/>
        </w:rPr>
        <w:t xml:space="preserve"> </w:t>
      </w:r>
      <w:r w:rsidR="00975F93" w:rsidRPr="001D228A">
        <w:rPr>
          <w:rFonts w:ascii="Arial" w:hAnsi="Arial" w:cs="Arial"/>
          <w:color w:val="000000" w:themeColor="text1"/>
          <w:sz w:val="22"/>
        </w:rPr>
        <w:t>Jian Fan</w:t>
      </w:r>
      <w:r w:rsidR="00975F93" w:rsidRPr="001D228A">
        <w:rPr>
          <w:rFonts w:ascii="Arial" w:hAnsi="Arial" w:cs="Arial"/>
          <w:color w:val="000000" w:themeColor="text1"/>
          <w:sz w:val="22"/>
          <w:vertAlign w:val="superscript"/>
        </w:rPr>
        <w:t>1,</w:t>
      </w:r>
      <w:r w:rsidR="00BE1BDF">
        <w:rPr>
          <w:rFonts w:ascii="Arial" w:hAnsi="Arial" w:cs="Arial"/>
          <w:color w:val="000000" w:themeColor="text1"/>
          <w:sz w:val="22"/>
          <w:vertAlign w:val="superscript"/>
        </w:rPr>
        <w:t>9</w:t>
      </w:r>
      <w:r w:rsidR="00975F93" w:rsidRPr="001D228A">
        <w:rPr>
          <w:rFonts w:ascii="Arial" w:hAnsi="Arial" w:cs="Arial"/>
          <w:color w:val="000000" w:themeColor="text1"/>
          <w:sz w:val="22"/>
        </w:rPr>
        <w:t>,</w:t>
      </w:r>
      <w:r w:rsidR="00794738" w:rsidRPr="00D06A8A">
        <w:rPr>
          <w:rFonts w:ascii="Arial" w:hAnsi="Arial" w:cs="Arial"/>
          <w:color w:val="000000" w:themeColor="text1"/>
          <w:sz w:val="22"/>
        </w:rPr>
        <w:t xml:space="preserve"> </w:t>
      </w:r>
      <w:r w:rsidRPr="00D06A8A">
        <w:rPr>
          <w:rFonts w:ascii="Arial" w:hAnsi="Arial" w:cs="Arial"/>
          <w:color w:val="000000" w:themeColor="text1"/>
          <w:sz w:val="22"/>
        </w:rPr>
        <w:t xml:space="preserve">Huiguo </w:t>
      </w:r>
      <w:r w:rsidRPr="00D94D14">
        <w:rPr>
          <w:rFonts w:ascii="Arial" w:hAnsi="Arial" w:cs="Arial"/>
          <w:sz w:val="22"/>
        </w:rPr>
        <w:t>Ding</w:t>
      </w:r>
      <w:r w:rsidRPr="00D94D14">
        <w:rPr>
          <w:rFonts w:ascii="Arial" w:hAnsi="Arial" w:cs="Arial"/>
          <w:sz w:val="22"/>
          <w:vertAlign w:val="superscript"/>
        </w:rPr>
        <w:t>2</w:t>
      </w:r>
      <w:r w:rsidRPr="00D94D14">
        <w:rPr>
          <w:rFonts w:ascii="Arial" w:hAnsi="Arial" w:cs="Arial"/>
          <w:sz w:val="22"/>
        </w:rPr>
        <w:t>, Steven J. Schrodi</w:t>
      </w:r>
      <w:r w:rsidRPr="00D94D14">
        <w:rPr>
          <w:rFonts w:ascii="Arial" w:hAnsi="Arial" w:cs="Arial"/>
          <w:sz w:val="22"/>
          <w:vertAlign w:val="superscript"/>
        </w:rPr>
        <w:t>3,</w:t>
      </w:r>
      <w:proofErr w:type="gramStart"/>
      <w:r w:rsidR="00BE1BDF">
        <w:rPr>
          <w:rFonts w:ascii="Arial" w:hAnsi="Arial" w:cs="Arial"/>
          <w:sz w:val="22"/>
          <w:vertAlign w:val="superscript"/>
        </w:rPr>
        <w:t>8</w:t>
      </w:r>
      <w:r w:rsidRPr="00D94D14">
        <w:rPr>
          <w:rFonts w:ascii="Arial" w:hAnsi="Arial" w:cs="Arial"/>
          <w:sz w:val="22"/>
          <w:vertAlign w:val="superscript"/>
        </w:rPr>
        <w:t>,</w:t>
      </w:r>
      <w:r w:rsidRPr="00D94D14">
        <w:rPr>
          <w:rFonts w:ascii="Arial" w:hAnsi="Arial" w:cs="Arial"/>
          <w:color w:val="000000" w:themeColor="text1"/>
          <w:sz w:val="22"/>
        </w:rPr>
        <w:t>*</w:t>
      </w:r>
      <w:proofErr w:type="gramEnd"/>
      <w:r w:rsidRPr="00D94D14">
        <w:rPr>
          <w:rFonts w:ascii="Arial" w:hAnsi="Arial" w:cs="Arial"/>
          <w:sz w:val="22"/>
        </w:rPr>
        <w:t>, Dake Zhang</w:t>
      </w:r>
      <w:r w:rsidRPr="00D94D14">
        <w:rPr>
          <w:rFonts w:ascii="Arial" w:hAnsi="Arial" w:cs="Arial"/>
          <w:color w:val="000000" w:themeColor="text1"/>
          <w:sz w:val="22"/>
          <w:vertAlign w:val="superscript"/>
        </w:rPr>
        <w:t>1,</w:t>
      </w:r>
      <w:r w:rsidR="00BE1BDF">
        <w:rPr>
          <w:rFonts w:ascii="Arial" w:hAnsi="Arial" w:cs="Arial"/>
          <w:color w:val="000000" w:themeColor="text1"/>
          <w:sz w:val="22"/>
          <w:vertAlign w:val="superscript"/>
        </w:rPr>
        <w:t>4</w:t>
      </w:r>
      <w:r w:rsidRPr="00D94D14">
        <w:rPr>
          <w:rFonts w:ascii="Arial" w:hAnsi="Arial" w:cs="Arial"/>
          <w:color w:val="000000" w:themeColor="text1"/>
          <w:sz w:val="22"/>
        </w:rPr>
        <w:t>*</w:t>
      </w:r>
      <w:r w:rsidRPr="00D94D14">
        <w:rPr>
          <w:rFonts w:ascii="Arial" w:hAnsi="Arial" w:cs="Arial"/>
          <w:sz w:val="22"/>
        </w:rPr>
        <w:t>, Changqing Zeng</w:t>
      </w:r>
      <w:r w:rsidRPr="00D94D14">
        <w:rPr>
          <w:rFonts w:ascii="Arial" w:hAnsi="Arial" w:cs="Arial"/>
          <w:color w:val="000000" w:themeColor="text1"/>
          <w:sz w:val="22"/>
          <w:vertAlign w:val="superscript"/>
        </w:rPr>
        <w:t>1,</w:t>
      </w:r>
      <w:r w:rsidRPr="00D94D14">
        <w:rPr>
          <w:rFonts w:ascii="Arial" w:hAnsi="Arial" w:cs="Arial"/>
          <w:color w:val="000000" w:themeColor="text1"/>
          <w:sz w:val="22"/>
        </w:rPr>
        <w:t>*</w:t>
      </w:r>
    </w:p>
    <w:p w14:paraId="7AFC8E6D" w14:textId="53D6FFB7" w:rsidR="006F06E2" w:rsidRPr="00D94D14" w:rsidRDefault="00113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rPr>
          <w:rFonts w:ascii="Arial" w:hAnsi="Arial" w:cs="Arial"/>
          <w:sz w:val="22"/>
        </w:rPr>
      </w:pPr>
      <w:r w:rsidRPr="00D94D14">
        <w:rPr>
          <w:rFonts w:ascii="Arial" w:hAnsi="Arial" w:cs="Arial"/>
          <w:color w:val="000000" w:themeColor="text1"/>
          <w:sz w:val="22"/>
          <w:vertAlign w:val="superscript"/>
        </w:rPr>
        <w:t>1</w:t>
      </w:r>
      <w:r w:rsidRPr="00D94D14">
        <w:rPr>
          <w:rFonts w:ascii="Arial" w:hAnsi="Arial" w:cs="Arial"/>
          <w:sz w:val="22"/>
        </w:rPr>
        <w:t>Key Laboratory of Genomic and Precision Medicine, Beijing Institute of Genomics, Chinese Academy of Sciences, Beijing, 100101, China</w:t>
      </w:r>
    </w:p>
    <w:p w14:paraId="296F5513" w14:textId="77777777" w:rsidR="00113F48" w:rsidRPr="00D94D14" w:rsidRDefault="00113F48" w:rsidP="006B5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rPr>
      </w:pPr>
      <w:r w:rsidRPr="00D94D14">
        <w:rPr>
          <w:rFonts w:ascii="Arial" w:hAnsi="Arial" w:cs="Arial"/>
          <w:sz w:val="22"/>
          <w:vertAlign w:val="superscript"/>
        </w:rPr>
        <w:t>2</w:t>
      </w:r>
      <w:r w:rsidRPr="00D94D14">
        <w:rPr>
          <w:rFonts w:ascii="Arial" w:hAnsi="Arial" w:cs="Arial"/>
          <w:sz w:val="22"/>
        </w:rPr>
        <w:t>Department of Hepatology, Beijing You’an Hospital Affiliated with Capital Medical University, Beijing 100069, China</w:t>
      </w:r>
    </w:p>
    <w:p w14:paraId="2F1F7DB7" w14:textId="785D5056" w:rsidR="00113F48" w:rsidRDefault="00113F48" w:rsidP="006B55DA">
      <w:pPr>
        <w:shd w:val="clear" w:color="auto" w:fill="FFFFFF"/>
        <w:rPr>
          <w:rFonts w:ascii="Arial" w:hAnsi="Arial" w:cs="Arial"/>
          <w:sz w:val="22"/>
        </w:rPr>
      </w:pPr>
      <w:r w:rsidRPr="00D94D14">
        <w:rPr>
          <w:rFonts w:ascii="Arial" w:hAnsi="Arial" w:cs="Arial"/>
          <w:sz w:val="22"/>
          <w:vertAlign w:val="superscript"/>
        </w:rPr>
        <w:t>3</w:t>
      </w:r>
      <w:r w:rsidRPr="00D94D14">
        <w:rPr>
          <w:rFonts w:ascii="Arial" w:hAnsi="Arial" w:cs="Arial"/>
          <w:sz w:val="22"/>
        </w:rPr>
        <w:t>Center for Precision Medicine Research, Marshfield Clinic Research Institute, Marshfield, WI, USA</w:t>
      </w:r>
    </w:p>
    <w:p w14:paraId="2EDFE1EA" w14:textId="6F8DD08E" w:rsidR="00BE1BDF" w:rsidRPr="00BE1BDF" w:rsidRDefault="00BE1BDF" w:rsidP="00BE1B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Arial" w:hAnsi="Arial" w:cs="Arial"/>
          <w:kern w:val="0"/>
          <w:sz w:val="22"/>
        </w:rPr>
      </w:pPr>
      <w:r>
        <w:rPr>
          <w:rFonts w:ascii="Arial" w:hAnsi="Arial" w:cs="Arial"/>
          <w:kern w:val="0"/>
          <w:sz w:val="22"/>
          <w:vertAlign w:val="superscript"/>
        </w:rPr>
        <w:t>4</w:t>
      </w:r>
      <w:r w:rsidRPr="00651716">
        <w:rPr>
          <w:rFonts w:ascii="Arial" w:hAnsi="Arial" w:cs="Arial"/>
          <w:kern w:val="0"/>
          <w:sz w:val="22"/>
        </w:rPr>
        <w:t>Beijing Advanced Innovation Center for Biomedical Engineering, School of Biological Science and Medical Engineering, Beihang University, Beijing</w:t>
      </w:r>
      <w:r>
        <w:rPr>
          <w:rFonts w:ascii="Arial" w:hAnsi="Arial" w:cs="Arial"/>
          <w:kern w:val="0"/>
          <w:sz w:val="22"/>
        </w:rPr>
        <w:t xml:space="preserve"> </w:t>
      </w:r>
      <w:r w:rsidRPr="00651716">
        <w:rPr>
          <w:rFonts w:ascii="Arial" w:hAnsi="Arial" w:cs="Arial"/>
          <w:kern w:val="0"/>
          <w:sz w:val="22"/>
        </w:rPr>
        <w:t>100083 China</w:t>
      </w:r>
    </w:p>
    <w:p w14:paraId="71973732" w14:textId="754829AE" w:rsidR="00113F48" w:rsidRPr="00D94D14" w:rsidRDefault="00BE1BDF" w:rsidP="006B55DA">
      <w:pPr>
        <w:shd w:val="clear" w:color="auto" w:fill="FFFFFF"/>
        <w:rPr>
          <w:rFonts w:ascii="Arial" w:hAnsi="Arial" w:cs="Arial"/>
          <w:sz w:val="22"/>
          <w:vertAlign w:val="superscript"/>
        </w:rPr>
      </w:pPr>
      <w:r>
        <w:rPr>
          <w:rFonts w:ascii="Arial" w:hAnsi="Arial" w:cs="Arial"/>
          <w:sz w:val="22"/>
          <w:vertAlign w:val="superscript"/>
        </w:rPr>
        <w:t>5</w:t>
      </w:r>
      <w:r w:rsidRPr="00D94D14">
        <w:rPr>
          <w:rFonts w:ascii="Arial" w:hAnsi="Arial" w:cs="Arial"/>
          <w:sz w:val="22"/>
        </w:rPr>
        <w:t xml:space="preserve">Biology </w:t>
      </w:r>
      <w:r w:rsidR="00113F48" w:rsidRPr="00D94D14">
        <w:rPr>
          <w:rFonts w:ascii="Arial" w:hAnsi="Arial" w:cs="Arial"/>
          <w:sz w:val="22"/>
        </w:rPr>
        <w:t>Department, Stonybrook University, Stonybrook, NY, US</w:t>
      </w:r>
    </w:p>
    <w:p w14:paraId="512D72B2" w14:textId="3653202C" w:rsidR="00113F48" w:rsidRPr="00D94D14" w:rsidRDefault="00BE1BDF" w:rsidP="006B55DA">
      <w:pPr>
        <w:shd w:val="clear" w:color="auto" w:fill="FFFFFF"/>
        <w:rPr>
          <w:rFonts w:ascii="Arial" w:hAnsi="Arial" w:cs="Arial"/>
          <w:sz w:val="22"/>
        </w:rPr>
      </w:pPr>
      <w:r>
        <w:rPr>
          <w:rFonts w:ascii="Arial" w:hAnsi="Arial" w:cs="Arial"/>
          <w:sz w:val="22"/>
          <w:vertAlign w:val="superscript"/>
        </w:rPr>
        <w:t>6</w:t>
      </w:r>
      <w:r w:rsidRPr="00D94D14">
        <w:rPr>
          <w:rFonts w:ascii="Arial" w:hAnsi="Arial" w:cs="Arial"/>
          <w:sz w:val="22"/>
          <w:vertAlign w:val="superscript"/>
        </w:rPr>
        <w:t xml:space="preserve"> </w:t>
      </w:r>
      <w:r w:rsidR="00C83690" w:rsidRPr="00D94D14">
        <w:rPr>
          <w:rFonts w:ascii="Arial" w:hAnsi="Arial" w:cs="Arial"/>
          <w:sz w:val="22"/>
        </w:rPr>
        <w:t>Department of Gastroenterology and Hepatology, VA Palo Alto Health Care System and Stanford University, Palo Alto, CA, USA</w:t>
      </w:r>
    </w:p>
    <w:p w14:paraId="5A99DB9B" w14:textId="3842F035" w:rsidR="00794738" w:rsidRPr="00D94D14" w:rsidRDefault="00BE1BDF" w:rsidP="006B55DA">
      <w:pPr>
        <w:shd w:val="clear" w:color="auto" w:fill="FFFFFF"/>
        <w:rPr>
          <w:rFonts w:ascii="Arial" w:hAnsi="Arial" w:cs="Arial"/>
          <w:sz w:val="22"/>
        </w:rPr>
      </w:pPr>
      <w:r>
        <w:rPr>
          <w:rFonts w:ascii="Arial" w:hAnsi="Arial" w:cs="Arial"/>
          <w:sz w:val="22"/>
          <w:vertAlign w:val="superscript"/>
        </w:rPr>
        <w:t>7</w:t>
      </w:r>
      <w:r w:rsidRPr="00D94D14">
        <w:rPr>
          <w:rFonts w:ascii="Arial" w:hAnsi="Arial" w:cs="Arial"/>
          <w:sz w:val="22"/>
        </w:rPr>
        <w:t xml:space="preserve">Liver </w:t>
      </w:r>
      <w:r w:rsidR="00794738" w:rsidRPr="00D94D14">
        <w:rPr>
          <w:rFonts w:ascii="Arial" w:hAnsi="Arial" w:cs="Arial"/>
          <w:sz w:val="22"/>
        </w:rPr>
        <w:t>Cancer Research Program, Division of Liver Diseases, Tisch Cancer Institute, Department of Medicine, Icahn School of Medicine at Mount Sinai, New York, NY, USA</w:t>
      </w:r>
    </w:p>
    <w:p w14:paraId="5796087B" w14:textId="2D9BAF1E" w:rsidR="00113F48" w:rsidRPr="00D94D14" w:rsidRDefault="00BE1BDF" w:rsidP="006B55DA">
      <w:pPr>
        <w:shd w:val="clear" w:color="auto" w:fill="FFFFFF"/>
        <w:rPr>
          <w:rFonts w:ascii="Arial" w:hAnsi="Arial" w:cs="Arial"/>
          <w:sz w:val="22"/>
        </w:rPr>
      </w:pPr>
      <w:r>
        <w:rPr>
          <w:rFonts w:ascii="Arial" w:hAnsi="Arial" w:cs="Arial"/>
          <w:sz w:val="22"/>
          <w:vertAlign w:val="superscript"/>
        </w:rPr>
        <w:t>8</w:t>
      </w:r>
      <w:r w:rsidR="00AB476B">
        <w:rPr>
          <w:rFonts w:ascii="Arial" w:hAnsi="Arial" w:cs="Arial"/>
          <w:sz w:val="22"/>
        </w:rPr>
        <w:t>Department of Medical Genetics</w:t>
      </w:r>
      <w:r w:rsidR="00113F48" w:rsidRPr="00D94D14">
        <w:rPr>
          <w:rFonts w:ascii="Arial" w:hAnsi="Arial" w:cs="Arial"/>
          <w:sz w:val="22"/>
        </w:rPr>
        <w:t>, University of Wisconsin-Madison, Madison, WI, USA</w:t>
      </w:r>
    </w:p>
    <w:p w14:paraId="31D02D27" w14:textId="2A3C7315" w:rsidR="00113F48" w:rsidRPr="00D94D14" w:rsidRDefault="00BE1BDF" w:rsidP="006B5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sz w:val="22"/>
          <w:vertAlign w:val="superscript"/>
        </w:rPr>
        <w:t>9</w:t>
      </w:r>
      <w:r w:rsidRPr="00D94D14">
        <w:rPr>
          <w:rFonts w:ascii="Arial" w:hAnsi="Arial" w:cs="Arial"/>
          <w:sz w:val="22"/>
        </w:rPr>
        <w:t xml:space="preserve">University </w:t>
      </w:r>
      <w:r w:rsidR="00113F48" w:rsidRPr="00D94D14">
        <w:rPr>
          <w:rFonts w:ascii="Arial" w:hAnsi="Arial" w:cs="Arial"/>
          <w:sz w:val="22"/>
        </w:rPr>
        <w:t>of Chinese Academy of Sciences, Beijing 100049, China</w:t>
      </w:r>
    </w:p>
    <w:p w14:paraId="272EC518" w14:textId="7A1CE3EC" w:rsidR="00113F48" w:rsidRDefault="00113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rPr>
          <w:rFonts w:ascii="Arial" w:hAnsi="Arial" w:cs="Arial"/>
          <w:sz w:val="22"/>
        </w:rPr>
      </w:pPr>
      <w:r w:rsidRPr="00D94D14">
        <w:rPr>
          <w:rFonts w:ascii="Arial" w:hAnsi="Arial" w:cs="Arial"/>
          <w:sz w:val="22"/>
        </w:rPr>
        <w:t># These authors contributed equally to this work</w:t>
      </w:r>
      <w:r w:rsidR="008B6997">
        <w:rPr>
          <w:rFonts w:ascii="Arial" w:hAnsi="Arial" w:cs="Arial"/>
          <w:sz w:val="22"/>
        </w:rPr>
        <w:t xml:space="preserve">; </w:t>
      </w:r>
      <w:r w:rsidRPr="00D94D14">
        <w:rPr>
          <w:rFonts w:ascii="Arial" w:hAnsi="Arial" w:cs="Arial"/>
          <w:sz w:val="22"/>
        </w:rPr>
        <w:t>* Corresponding Author</w:t>
      </w:r>
    </w:p>
    <w:p w14:paraId="68C08C9E" w14:textId="6B2FA5B4" w:rsidR="008B6997" w:rsidRDefault="008B69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rPr>
          <w:rFonts w:ascii="Arial" w:hAnsi="Arial" w:cs="Arial"/>
          <w:sz w:val="22"/>
        </w:rPr>
      </w:pPr>
    </w:p>
    <w:p w14:paraId="260ADE5F" w14:textId="77777777" w:rsidR="008B6997" w:rsidRPr="001D1025" w:rsidRDefault="008B6997">
      <w:pPr>
        <w:rPr>
          <w:rFonts w:ascii="Arial" w:hAnsi="Arial" w:cs="Arial"/>
          <w:noProof/>
          <w:sz w:val="22"/>
        </w:rPr>
      </w:pPr>
      <w:r w:rsidRPr="001D1025">
        <w:rPr>
          <w:rFonts w:ascii="Arial" w:hAnsi="Arial" w:cs="Arial"/>
          <w:noProof/>
          <w:sz w:val="22"/>
        </w:rPr>
        <w:t>Steven J. Schrodi, Ph.D.</w:t>
      </w:r>
    </w:p>
    <w:p w14:paraId="514C3231" w14:textId="77777777" w:rsidR="00AB476B" w:rsidRDefault="00AB476B">
      <w:pPr>
        <w:rPr>
          <w:rFonts w:ascii="Arial" w:hAnsi="Arial" w:cs="Arial"/>
          <w:noProof/>
          <w:sz w:val="22"/>
        </w:rPr>
      </w:pPr>
      <w:r>
        <w:rPr>
          <w:rFonts w:ascii="Arial" w:hAnsi="Arial" w:cs="Arial"/>
          <w:noProof/>
          <w:sz w:val="22"/>
        </w:rPr>
        <w:t>Department of Medical Genetics</w:t>
      </w:r>
    </w:p>
    <w:p w14:paraId="7954435E" w14:textId="670F191C" w:rsidR="00AB476B" w:rsidRDefault="00AB476B">
      <w:pPr>
        <w:rPr>
          <w:rFonts w:ascii="Arial" w:hAnsi="Arial" w:cs="Arial"/>
          <w:noProof/>
          <w:sz w:val="22"/>
        </w:rPr>
      </w:pPr>
      <w:r>
        <w:rPr>
          <w:rFonts w:ascii="Arial" w:hAnsi="Arial" w:cs="Arial"/>
          <w:noProof/>
          <w:sz w:val="22"/>
        </w:rPr>
        <w:t>School of Medicine and Public Health</w:t>
      </w:r>
    </w:p>
    <w:p w14:paraId="2BFBF44C" w14:textId="77777777" w:rsidR="008B6997" w:rsidRPr="00754822" w:rsidRDefault="008B6997">
      <w:pPr>
        <w:rPr>
          <w:rFonts w:ascii="Arial" w:hAnsi="Arial" w:cs="Arial"/>
          <w:noProof/>
          <w:sz w:val="22"/>
        </w:rPr>
      </w:pPr>
      <w:r w:rsidRPr="00754822">
        <w:rPr>
          <w:rFonts w:ascii="Arial" w:hAnsi="Arial" w:cs="Arial"/>
          <w:noProof/>
          <w:sz w:val="22"/>
        </w:rPr>
        <w:t>University of Wisconsin-Madison</w:t>
      </w:r>
    </w:p>
    <w:p w14:paraId="7BD7E531" w14:textId="70952B81" w:rsidR="008B6997" w:rsidRDefault="008B6997">
      <w:pPr>
        <w:rPr>
          <w:rFonts w:ascii="Arial" w:hAnsi="Arial" w:cs="Arial"/>
          <w:noProof/>
          <w:sz w:val="22"/>
        </w:rPr>
      </w:pPr>
      <w:r>
        <w:rPr>
          <w:rFonts w:ascii="Arial" w:hAnsi="Arial" w:cs="Arial"/>
          <w:noProof/>
          <w:sz w:val="22"/>
        </w:rPr>
        <w:t>Madison, WI, 53706</w:t>
      </w:r>
    </w:p>
    <w:p w14:paraId="25B2F3B1" w14:textId="7F446E0E" w:rsidR="00A00F24" w:rsidRDefault="00A00F24">
      <w:pPr>
        <w:rPr>
          <w:rFonts w:ascii="Arial" w:hAnsi="Arial" w:cs="Arial"/>
          <w:noProof/>
          <w:sz w:val="22"/>
        </w:rPr>
      </w:pPr>
      <w:r>
        <w:rPr>
          <w:rFonts w:ascii="Arial" w:hAnsi="Arial" w:cs="Arial"/>
          <w:noProof/>
          <w:sz w:val="22"/>
        </w:rPr>
        <w:t>Tel: (608) 262-1069</w:t>
      </w:r>
    </w:p>
    <w:p w14:paraId="248083FC" w14:textId="206DE81D" w:rsidR="008B6997" w:rsidRDefault="008B6997">
      <w:pPr>
        <w:rPr>
          <w:rStyle w:val="af1"/>
          <w:rFonts w:ascii="Arial" w:hAnsi="Arial" w:cs="Arial"/>
          <w:noProof/>
          <w:sz w:val="22"/>
        </w:rPr>
      </w:pPr>
      <w:r w:rsidRPr="00754822">
        <w:rPr>
          <w:rFonts w:ascii="Arial" w:hAnsi="Arial" w:cs="Arial"/>
          <w:noProof/>
          <w:sz w:val="22"/>
        </w:rPr>
        <w:t xml:space="preserve">Email: </w:t>
      </w:r>
      <w:hyperlink r:id="rId8" w:history="1">
        <w:r w:rsidRPr="00754822">
          <w:rPr>
            <w:rStyle w:val="af1"/>
            <w:rFonts w:ascii="Arial" w:hAnsi="Arial" w:cs="Arial"/>
            <w:noProof/>
            <w:sz w:val="22"/>
          </w:rPr>
          <w:t>schrodi@wisc.edu</w:t>
        </w:r>
      </w:hyperlink>
    </w:p>
    <w:p w14:paraId="336E6C97" w14:textId="077CF5FF" w:rsidR="008B6997" w:rsidRDefault="008B6997">
      <w:pPr>
        <w:rPr>
          <w:rStyle w:val="af1"/>
          <w:rFonts w:ascii="Arial" w:hAnsi="Arial" w:cs="Arial"/>
          <w:noProof/>
          <w:sz w:val="22"/>
        </w:rPr>
      </w:pPr>
    </w:p>
    <w:p w14:paraId="5FF5E81D" w14:textId="130597D8" w:rsidR="008B6997" w:rsidRPr="001D1025" w:rsidRDefault="00BC63AE">
      <w:pPr>
        <w:rPr>
          <w:rFonts w:ascii="Arial" w:hAnsi="Arial" w:cs="Arial"/>
        </w:rPr>
      </w:pPr>
      <w:r w:rsidRPr="001D1025">
        <w:rPr>
          <w:rFonts w:ascii="Arial" w:hAnsi="Arial" w:cs="Arial"/>
        </w:rPr>
        <w:t>Dake Zhang, Ph.D.</w:t>
      </w:r>
    </w:p>
    <w:p w14:paraId="68F0D8C4" w14:textId="465BA374" w:rsidR="00032551" w:rsidRDefault="00032551">
      <w:pPr>
        <w:rPr>
          <w:rFonts w:ascii="Arial" w:hAnsi="Arial" w:cs="Arial"/>
          <w:sz w:val="22"/>
        </w:rPr>
      </w:pPr>
      <w:r w:rsidRPr="00D94D14">
        <w:rPr>
          <w:rFonts w:ascii="Arial" w:hAnsi="Arial" w:cs="Arial"/>
          <w:sz w:val="22"/>
        </w:rPr>
        <w:t>Key Laboratory of Genomic and Precision Medicine,</w:t>
      </w:r>
      <w:r>
        <w:rPr>
          <w:rFonts w:ascii="Arial" w:hAnsi="Arial" w:cs="Arial"/>
          <w:sz w:val="22"/>
        </w:rPr>
        <w:t xml:space="preserve"> Beijing Institute of Genomics</w:t>
      </w:r>
    </w:p>
    <w:p w14:paraId="20C3A9EF" w14:textId="5548E7C8" w:rsidR="008B6997" w:rsidRPr="006B55DA" w:rsidRDefault="00032551">
      <w:r w:rsidRPr="00D94D14">
        <w:rPr>
          <w:rFonts w:ascii="Arial" w:hAnsi="Arial" w:cs="Arial"/>
          <w:sz w:val="22"/>
        </w:rPr>
        <w:t>Chinese Academy of Sciences, Beijing, 100101,</w:t>
      </w:r>
    </w:p>
    <w:p w14:paraId="38E072D9" w14:textId="153E14E0" w:rsidR="00032551" w:rsidRPr="00754822" w:rsidRDefault="00032551">
      <w:pPr>
        <w:rPr>
          <w:rFonts w:ascii="Arial" w:hAnsi="Arial" w:cs="Arial"/>
          <w:sz w:val="22"/>
        </w:rPr>
      </w:pPr>
      <w:r w:rsidRPr="00754822">
        <w:rPr>
          <w:rFonts w:ascii="Arial" w:hAnsi="Arial" w:cs="Arial"/>
          <w:sz w:val="22"/>
        </w:rPr>
        <w:t xml:space="preserve">Tel: </w:t>
      </w:r>
      <w:r w:rsidR="00BA0DFD" w:rsidRPr="006B55DA">
        <w:rPr>
          <w:rFonts w:ascii="Arial" w:hAnsi="Arial" w:cs="Arial"/>
          <w:sz w:val="22"/>
        </w:rPr>
        <w:t>(010) 8409-7566</w:t>
      </w:r>
      <w:r w:rsidR="00BA0DFD" w:rsidRPr="00754822" w:rsidDel="00BA0DFD">
        <w:rPr>
          <w:rFonts w:ascii="Arial" w:hAnsi="Arial" w:cs="Arial"/>
          <w:sz w:val="22"/>
        </w:rPr>
        <w:t xml:space="preserve"> </w:t>
      </w:r>
    </w:p>
    <w:p w14:paraId="6A51C20B" w14:textId="16A3065E" w:rsidR="00216714" w:rsidRPr="001B5B9D" w:rsidRDefault="00032551" w:rsidP="006B5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rPr>
      </w:pPr>
      <w:r w:rsidRPr="00754822">
        <w:rPr>
          <w:rFonts w:ascii="Arial" w:hAnsi="Arial" w:cs="Arial"/>
          <w:noProof/>
          <w:sz w:val="22"/>
        </w:rPr>
        <w:t xml:space="preserve">Email: </w:t>
      </w:r>
      <w:hyperlink r:id="rId9" w:history="1">
        <w:r w:rsidR="00216714" w:rsidRPr="001B5B9D">
          <w:rPr>
            <w:rStyle w:val="af1"/>
            <w:rFonts w:ascii="Arial" w:hAnsi="Arial" w:cs="Arial"/>
            <w:sz w:val="22"/>
          </w:rPr>
          <w:t>dakezhang@gmail.com</w:t>
        </w:r>
      </w:hyperlink>
    </w:p>
    <w:p w14:paraId="15A2AE39" w14:textId="762E1EEB" w:rsidR="00032551" w:rsidRPr="00754822" w:rsidRDefault="00032551" w:rsidP="00032551">
      <w:pPr>
        <w:rPr>
          <w:rFonts w:ascii="Arial" w:hAnsi="Arial" w:cs="Arial"/>
          <w:noProof/>
          <w:sz w:val="22"/>
        </w:rPr>
      </w:pPr>
    </w:p>
    <w:p w14:paraId="34648C6F" w14:textId="38323E4B" w:rsidR="008B6997" w:rsidRPr="001D1025" w:rsidRDefault="00032551">
      <w:pPr>
        <w:rPr>
          <w:rStyle w:val="af1"/>
          <w:rFonts w:ascii="Arial" w:hAnsi="Arial" w:cs="Arial"/>
          <w:noProof/>
          <w:sz w:val="22"/>
        </w:rPr>
      </w:pPr>
      <w:r w:rsidRPr="001D1025">
        <w:rPr>
          <w:rFonts w:ascii="Arial" w:hAnsi="Arial" w:cs="Arial"/>
        </w:rPr>
        <w:t>Changqing Zeng, Ph.D.</w:t>
      </w:r>
    </w:p>
    <w:p w14:paraId="6FF4EBDD" w14:textId="77777777" w:rsidR="00032551" w:rsidRDefault="00032551" w:rsidP="00032551">
      <w:pPr>
        <w:rPr>
          <w:rFonts w:ascii="Arial" w:hAnsi="Arial" w:cs="Arial"/>
          <w:sz w:val="22"/>
        </w:rPr>
      </w:pPr>
      <w:r w:rsidRPr="00D94D14">
        <w:rPr>
          <w:rFonts w:ascii="Arial" w:hAnsi="Arial" w:cs="Arial"/>
          <w:sz w:val="22"/>
        </w:rPr>
        <w:t>Key Laboratory of Genomic and Precision Medicine,</w:t>
      </w:r>
      <w:r>
        <w:rPr>
          <w:rFonts w:ascii="Arial" w:hAnsi="Arial" w:cs="Arial"/>
          <w:sz w:val="22"/>
        </w:rPr>
        <w:t xml:space="preserve"> Beijing Institute of Genomics</w:t>
      </w:r>
    </w:p>
    <w:p w14:paraId="22098129" w14:textId="77777777" w:rsidR="00032551" w:rsidRDefault="00032551">
      <w:pPr>
        <w:rPr>
          <w:rStyle w:val="af1"/>
          <w:rFonts w:ascii="Arial" w:hAnsi="Arial" w:cs="Arial"/>
          <w:noProof/>
          <w:sz w:val="22"/>
        </w:rPr>
      </w:pPr>
      <w:r w:rsidRPr="00D94D14">
        <w:rPr>
          <w:rFonts w:ascii="Arial" w:hAnsi="Arial" w:cs="Arial"/>
          <w:sz w:val="22"/>
        </w:rPr>
        <w:t>Chinese Academy of Sciences, Beijing, 100101,</w:t>
      </w:r>
    </w:p>
    <w:p w14:paraId="4D78C591" w14:textId="34F096A0" w:rsidR="00625F43" w:rsidRDefault="00664354" w:rsidP="006B55DA">
      <w:pPr>
        <w:rPr>
          <w:rFonts w:ascii="Arial" w:hAnsi="Arial" w:cs="Arial"/>
          <w:sz w:val="22"/>
        </w:rPr>
      </w:pPr>
      <w:r>
        <w:rPr>
          <w:rFonts w:ascii="Arial" w:hAnsi="Arial" w:cs="Arial"/>
          <w:sz w:val="22"/>
        </w:rPr>
        <w:t xml:space="preserve">Tel: </w:t>
      </w:r>
      <w:r w:rsidR="00BA0DFD" w:rsidRPr="006B55DA">
        <w:rPr>
          <w:rFonts w:ascii="Arial" w:hAnsi="Arial" w:cs="Arial"/>
          <w:sz w:val="22"/>
        </w:rPr>
        <w:t>(010) 8409-7818</w:t>
      </w:r>
      <w:r w:rsidR="00BA0DFD" w:rsidDel="00BA0DFD">
        <w:rPr>
          <w:rFonts w:ascii="Arial" w:hAnsi="Arial" w:cs="Arial"/>
          <w:sz w:val="22"/>
        </w:rPr>
        <w:t xml:space="preserve"> </w:t>
      </w:r>
    </w:p>
    <w:p w14:paraId="40B797CA" w14:textId="0CCF3C50" w:rsidR="00AB70DB" w:rsidRDefault="00032551">
      <w:pPr>
        <w:rPr>
          <w:rFonts w:ascii="Arial" w:hAnsi="Arial" w:cs="Arial"/>
          <w:sz w:val="22"/>
        </w:rPr>
      </w:pPr>
      <w:r w:rsidRPr="00754822">
        <w:rPr>
          <w:rFonts w:ascii="Arial" w:hAnsi="Arial" w:cs="Arial"/>
          <w:sz w:val="22"/>
        </w:rPr>
        <w:t xml:space="preserve">Email: </w:t>
      </w:r>
      <w:hyperlink r:id="rId10" w:history="1">
        <w:r w:rsidR="00AB70DB" w:rsidRPr="006B55DA">
          <w:rPr>
            <w:rStyle w:val="af1"/>
            <w:rFonts w:ascii="Arial" w:hAnsi="Arial" w:cs="Arial"/>
            <w:sz w:val="22"/>
          </w:rPr>
          <w:t>czeng@big.ac.cn</w:t>
        </w:r>
      </w:hyperlink>
    </w:p>
    <w:p w14:paraId="307AE13F" w14:textId="77777777" w:rsidR="00664354" w:rsidRPr="00664354" w:rsidRDefault="00664354" w:rsidP="006B5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rPr>
      </w:pPr>
    </w:p>
    <w:p w14:paraId="68162AE4" w14:textId="173AFB3B" w:rsidR="00762436" w:rsidRDefault="00762436" w:rsidP="00D94D14">
      <w:pPr>
        <w:rPr>
          <w:rFonts w:ascii="Arial" w:hAnsi="Arial" w:cs="Arial"/>
          <w:color w:val="000000" w:themeColor="text1"/>
          <w:sz w:val="22"/>
        </w:rPr>
      </w:pPr>
    </w:p>
    <w:p w14:paraId="4CC4C419" w14:textId="0548CA39" w:rsidR="00BE1BDF" w:rsidRDefault="00BE1BDF">
      <w:pPr>
        <w:widowControl/>
        <w:jc w:val="left"/>
        <w:rPr>
          <w:rFonts w:ascii="Arial" w:hAnsi="Arial" w:cs="Arial"/>
          <w:color w:val="000000" w:themeColor="text1"/>
          <w:sz w:val="22"/>
        </w:rPr>
      </w:pPr>
      <w:r>
        <w:rPr>
          <w:rFonts w:ascii="Arial" w:hAnsi="Arial" w:cs="Arial"/>
          <w:color w:val="000000" w:themeColor="text1"/>
          <w:sz w:val="22"/>
        </w:rPr>
        <w:br w:type="page"/>
      </w:r>
    </w:p>
    <w:p w14:paraId="012090E8" w14:textId="02A60017" w:rsidR="00571BD6" w:rsidRPr="00D94D14" w:rsidRDefault="00571BD6" w:rsidP="000D6410">
      <w:pPr>
        <w:pStyle w:val="2"/>
        <w:spacing w:line="240" w:lineRule="auto"/>
        <w:rPr>
          <w:rFonts w:ascii="Arial" w:eastAsia="Arial" w:hAnsi="Arial" w:cs="Arial"/>
          <w:color w:val="000000" w:themeColor="text1"/>
          <w:sz w:val="22"/>
          <w:szCs w:val="22"/>
        </w:rPr>
      </w:pPr>
      <w:r w:rsidRPr="0053480B">
        <w:rPr>
          <w:rFonts w:ascii="Arial" w:eastAsia="Arial" w:hAnsi="Arial" w:cs="Arial"/>
          <w:color w:val="000000" w:themeColor="text1"/>
          <w:sz w:val="22"/>
          <w:szCs w:val="22"/>
        </w:rPr>
        <w:lastRenderedPageBreak/>
        <w:t>Abstract</w:t>
      </w:r>
    </w:p>
    <w:p w14:paraId="41F9ECEA" w14:textId="77777777" w:rsidR="002E11D3" w:rsidRDefault="002E11D3" w:rsidP="00DA1F6E">
      <w:pPr>
        <w:pStyle w:val="2"/>
        <w:spacing w:line="240" w:lineRule="auto"/>
        <w:rPr>
          <w:ins w:id="4" w:author="DD" w:date="2019-12-20T00:39:00Z"/>
          <w:rFonts w:ascii="Arial" w:hAnsi="Arial" w:cs="Arial"/>
          <w:sz w:val="22"/>
        </w:rPr>
      </w:pPr>
      <w:ins w:id="5" w:author="DD" w:date="2019-12-20T00:39:00Z">
        <w:r w:rsidRPr="00366537">
          <w:rPr>
            <w:rFonts w:ascii="Arial" w:hAnsi="Arial" w:cs="Arial"/>
            <w:sz w:val="22"/>
          </w:rPr>
          <w:t xml:space="preserve">Circulating cell-free DNA (cfDNA) methylation has been demonstrated to be a promising approach for non-invasive cancer diagnosis. However, the low-level of cfDNA and high cost of whole genome bisulfite sequencing (WGBS) significantly hinders the clinical implementation </w:t>
        </w:r>
        <w:r w:rsidRPr="00BE1BDF">
          <w:rPr>
            <w:rFonts w:ascii="Arial" w:hAnsi="Arial" w:cs="Arial"/>
            <w:sz w:val="22"/>
          </w:rPr>
          <w:t>of a methylation-based cfDNA early detection biomarker.</w:t>
        </w:r>
        <w:r w:rsidRPr="0059653A">
          <w:rPr>
            <w:rFonts w:ascii="Arial" w:hAnsi="Arial" w:cs="Arial"/>
            <w:sz w:val="22"/>
          </w:rPr>
          <w:t xml:space="preserve"> </w:t>
        </w:r>
        <w:r w:rsidRPr="00BE1BDF">
          <w:rPr>
            <w:rFonts w:ascii="Arial" w:hAnsi="Arial" w:cs="Arial"/>
            <w:sz w:val="22"/>
          </w:rPr>
          <w:t xml:space="preserve">Here </w:t>
        </w:r>
        <w:r>
          <w:rPr>
            <w:rFonts w:ascii="Arial" w:hAnsi="Arial" w:cs="Arial"/>
            <w:sz w:val="22"/>
          </w:rPr>
          <w:t>w</w:t>
        </w:r>
        <w:r w:rsidRPr="00BE1BDF">
          <w:rPr>
            <w:rFonts w:ascii="Arial" w:hAnsi="Arial" w:cs="Arial"/>
            <w:sz w:val="22"/>
          </w:rPr>
          <w:t xml:space="preserve">e found a significant enrichment of CpGs and </w:t>
        </w:r>
        <w:commentRangeStart w:id="6"/>
        <w:r w:rsidRPr="00BE1BDF">
          <w:rPr>
            <w:rFonts w:ascii="Arial" w:hAnsi="Arial" w:cs="Arial"/>
            <w:sz w:val="22"/>
          </w:rPr>
          <w:t xml:space="preserve">differential methylation loci </w:t>
        </w:r>
        <w:commentRangeEnd w:id="6"/>
        <w:r>
          <w:rPr>
            <w:rStyle w:val="ab"/>
          </w:rPr>
          <w:commentReference w:id="6"/>
        </w:r>
        <w:r w:rsidRPr="00BE1BDF">
          <w:rPr>
            <w:rFonts w:ascii="Arial" w:hAnsi="Arial" w:cs="Arial"/>
            <w:sz w:val="22"/>
          </w:rPr>
          <w:t>in intergenic and repeat regions, especially in</w:t>
        </w:r>
        <w:r>
          <w:rPr>
            <w:rFonts w:ascii="Arial" w:hAnsi="Arial" w:cs="Arial"/>
            <w:sz w:val="22"/>
          </w:rPr>
          <w:t xml:space="preserve"> previously reported</w:t>
        </w:r>
        <w:r w:rsidRPr="00BE1BDF">
          <w:rPr>
            <w:rFonts w:ascii="Arial" w:hAnsi="Arial" w:cs="Arial"/>
            <w:sz w:val="22"/>
          </w:rPr>
          <w:t xml:space="preserve"> HBV integration sites</w:t>
        </w:r>
        <w:r>
          <w:rPr>
            <w:rFonts w:ascii="Arial" w:hAnsi="Arial" w:cs="Arial"/>
            <w:sz w:val="22"/>
          </w:rPr>
          <w:t>, as</w:t>
        </w:r>
        <w:r w:rsidRPr="00B12B5C">
          <w:rPr>
            <w:rFonts w:ascii="Arial" w:hAnsi="Arial" w:cs="Arial"/>
            <w:sz w:val="22"/>
            <w:highlight w:val="yellow"/>
          </w:rPr>
          <w:t xml:space="preserve"> </w:t>
        </w:r>
        <w:r w:rsidRPr="00936ED5">
          <w:rPr>
            <w:rFonts w:ascii="Arial" w:hAnsi="Arial" w:cs="Arial"/>
            <w:sz w:val="22"/>
            <w:highlight w:val="yellow"/>
          </w:rPr>
          <w:t>a feature of cfDNA and the bias of cfDNA release.</w:t>
        </w:r>
        <w:r w:rsidRPr="00936ED5">
          <w:rPr>
            <w:rStyle w:val="ab"/>
            <w:highlight w:val="yellow"/>
          </w:rPr>
          <w:commentReference w:id="7"/>
        </w:r>
        <w:r w:rsidRPr="00936ED5">
          <w:rPr>
            <w:rStyle w:val="ab"/>
            <w:highlight w:val="yellow"/>
          </w:rPr>
          <w:commentReference w:id="8"/>
        </w:r>
        <w:r w:rsidRPr="00936ED5">
          <w:rPr>
            <w:rStyle w:val="ab"/>
            <w:highlight w:val="yellow"/>
          </w:rPr>
          <w:commentReference w:id="9"/>
        </w:r>
        <w:r w:rsidRPr="00366537">
          <w:rPr>
            <w:rFonts w:ascii="Arial" w:hAnsi="Arial" w:cs="Arial"/>
            <w:sz w:val="22"/>
          </w:rPr>
          <w:t>.</w:t>
        </w:r>
        <w:r>
          <w:rPr>
            <w:rFonts w:ascii="Arial" w:hAnsi="Arial" w:cs="Arial"/>
            <w:sz w:val="22"/>
          </w:rPr>
          <w:t xml:space="preserve"> </w:t>
        </w:r>
        <w:r w:rsidRPr="00366537">
          <w:rPr>
            <w:rFonts w:ascii="Arial" w:hAnsi="Arial" w:cs="Arial"/>
            <w:sz w:val="22"/>
          </w:rPr>
          <w:t xml:space="preserve">Moreover, methylation profiles nearby </w:t>
        </w:r>
        <w:commentRangeStart w:id="10"/>
        <w:r w:rsidRPr="00366537">
          <w:rPr>
            <w:rFonts w:ascii="Arial" w:hAnsi="Arial" w:cs="Arial"/>
            <w:sz w:val="22"/>
          </w:rPr>
          <w:t xml:space="preserve">HBV integration sites </w:t>
        </w:r>
        <w:commentRangeEnd w:id="10"/>
        <w:r>
          <w:rPr>
            <w:rStyle w:val="ab"/>
          </w:rPr>
          <w:commentReference w:id="10"/>
        </w:r>
        <w:r w:rsidRPr="00366537">
          <w:rPr>
            <w:rFonts w:ascii="Arial" w:hAnsi="Arial" w:cs="Arial"/>
            <w:sz w:val="22"/>
          </w:rPr>
          <w:t>(Methyl</w:t>
        </w:r>
        <w:r w:rsidRPr="00366537">
          <w:rPr>
            <w:rFonts w:ascii="Arial" w:hAnsi="Arial" w:cs="Arial"/>
            <w:sz w:val="22"/>
            <w:vertAlign w:val="subscript"/>
          </w:rPr>
          <w:t>HBV</w:t>
        </w:r>
        <w:r w:rsidRPr="00366537">
          <w:rPr>
            <w:rFonts w:ascii="Arial" w:hAnsi="Arial" w:cs="Arial"/>
            <w:sz w:val="22"/>
          </w:rPr>
          <w:t>) were found to enhance the prediction performance.</w:t>
        </w:r>
        <w:r>
          <w:rPr>
            <w:rFonts w:ascii="Arial" w:hAnsi="Arial" w:cs="Arial"/>
            <w:sz w:val="22"/>
          </w:rPr>
          <w:t xml:space="preserve"> </w:t>
        </w:r>
        <w:r>
          <w:rPr>
            <w:rFonts w:ascii="Arial" w:hAnsi="Arial" w:cs="Arial"/>
            <w:sz w:val="22"/>
          </w:rPr>
          <w:t xml:space="preserve">Then, </w:t>
        </w:r>
        <w:r w:rsidRPr="00BE1BDF">
          <w:rPr>
            <w:rFonts w:ascii="Arial" w:hAnsi="Arial" w:cs="Arial"/>
            <w:sz w:val="22"/>
          </w:rPr>
          <w:t xml:space="preserve">we proposed a novel method in which we utilized long-region methylation </w:t>
        </w:r>
        <w:r w:rsidRPr="00BE1BDF">
          <w:rPr>
            <w:rFonts w:ascii="Arial" w:hAnsi="Arial" w:cs="Arial" w:hint="eastAsia"/>
            <w:sz w:val="22"/>
          </w:rPr>
          <w:t>around</w:t>
        </w:r>
        <w:r w:rsidRPr="00BE1BDF">
          <w:rPr>
            <w:rFonts w:ascii="Arial" w:hAnsi="Arial" w:cs="Arial"/>
            <w:sz w:val="22"/>
          </w:rPr>
          <w:t xml:space="preserve"> HBV integration </w:t>
        </w:r>
        <w:commentRangeStart w:id="11"/>
        <w:r w:rsidRPr="0001398B">
          <w:rPr>
            <w:rFonts w:ascii="Arial" w:hAnsi="Arial" w:cs="Arial"/>
            <w:sz w:val="22"/>
          </w:rPr>
          <w:t xml:space="preserve">regions </w:t>
        </w:r>
        <w:commentRangeEnd w:id="11"/>
        <w:r w:rsidRPr="0001398B">
          <w:rPr>
            <w:rStyle w:val="ab"/>
          </w:rPr>
          <w:commentReference w:id="11"/>
        </w:r>
        <w:r w:rsidRPr="00BE1BDF">
          <w:rPr>
            <w:rFonts w:ascii="Arial" w:hAnsi="Arial" w:cs="Arial"/>
            <w:sz w:val="22"/>
          </w:rPr>
          <w:t>in low-pass WGBS data (~5 million reads) generated from cfDNA to detect methylation changes</w:t>
        </w:r>
        <w:r>
          <w:rPr>
            <w:rFonts w:ascii="Arial" w:hAnsi="Arial" w:cs="Arial"/>
            <w:sz w:val="22"/>
          </w:rPr>
          <w:t xml:space="preserve">, and </w:t>
        </w:r>
        <w:r w:rsidRPr="00366537">
          <w:rPr>
            <w:rFonts w:ascii="Arial" w:hAnsi="Arial" w:cs="Arial"/>
            <w:sz w:val="22"/>
          </w:rPr>
          <w:t>applied the method to investigate dynamic methylation changes in cfDNA from blood samples of patients with hepatitis, cirrhosis, early and advanced hepatocellular carcinoma (H</w:t>
        </w:r>
        <w:r w:rsidRPr="00B51D98">
          <w:rPr>
            <w:rFonts w:ascii="Arial" w:hAnsi="Arial" w:cs="Arial"/>
            <w:sz w:val="22"/>
          </w:rPr>
          <w:t xml:space="preserve">CC). </w:t>
        </w:r>
        <w:r w:rsidRPr="00936ED5">
          <w:rPr>
            <w:rFonts w:ascii="Arial" w:hAnsi="Arial" w:cs="Arial"/>
            <w:sz w:val="22"/>
          </w:rPr>
          <w:t xml:space="preserve">Models based on DNA methylation within 5kb flanking HBV integration sites and </w:t>
        </w:r>
        <w:r>
          <w:rPr>
            <w:rFonts w:ascii="Arial" w:hAnsi="Arial" w:cs="Arial"/>
            <w:sz w:val="22"/>
          </w:rPr>
          <w:t>certain candidate</w:t>
        </w:r>
        <w:r w:rsidRPr="00936ED5">
          <w:rPr>
            <w:rFonts w:ascii="Arial" w:hAnsi="Arial" w:cs="Arial"/>
            <w:color w:val="000000" w:themeColor="text1"/>
            <w:sz w:val="22"/>
          </w:rPr>
          <w:t xml:space="preserve"> regions</w:t>
        </w:r>
        <w:r w:rsidRPr="00B51D98">
          <w:rPr>
            <w:rFonts w:ascii="Arial" w:hAnsi="Arial" w:cs="Arial"/>
            <w:sz w:val="22"/>
          </w:rPr>
          <w:t xml:space="preserve"> </w:t>
        </w:r>
        <w:r>
          <w:rPr>
            <w:rFonts w:ascii="Arial" w:hAnsi="Arial" w:cs="Arial"/>
            <w:sz w:val="22"/>
          </w:rPr>
          <w:t>exhibited powerful discrimination ability as quantified by receiver operating characteristic (ROC) curves</w:t>
        </w:r>
        <w:r w:rsidRPr="00366537">
          <w:rPr>
            <w:rFonts w:ascii="Arial" w:hAnsi="Arial" w:cs="Arial"/>
            <w:sz w:val="22"/>
          </w:rPr>
          <w:t xml:space="preserve">. </w:t>
        </w:r>
        <w:commentRangeStart w:id="12"/>
        <w:r w:rsidRPr="00366537">
          <w:rPr>
            <w:rFonts w:ascii="Arial" w:hAnsi="Arial" w:cs="Arial"/>
            <w:sz w:val="22"/>
          </w:rPr>
          <w:t>The results demonstrate</w:t>
        </w:r>
        <w:r w:rsidRPr="00B12B5C">
          <w:rPr>
            <w:rFonts w:ascii="Arial" w:hAnsi="Arial" w:cs="Arial"/>
            <w:color w:val="000000" w:themeColor="text1"/>
            <w:sz w:val="22"/>
            <w:highlight w:val="yellow"/>
          </w:rPr>
          <w:t xml:space="preserve"> </w:t>
        </w:r>
        <w:r>
          <w:rPr>
            <w:rFonts w:ascii="Arial" w:hAnsi="Arial" w:cs="Arial"/>
            <w:color w:val="000000" w:themeColor="text1"/>
            <w:sz w:val="22"/>
            <w:highlight w:val="yellow"/>
          </w:rPr>
          <w:t>the hypo</w:t>
        </w:r>
        <w:r w:rsidRPr="00936ED5">
          <w:rPr>
            <w:rFonts w:ascii="Arial" w:hAnsi="Arial" w:cs="Arial"/>
            <w:color w:val="000000" w:themeColor="text1"/>
            <w:sz w:val="22"/>
            <w:highlight w:val="yellow"/>
          </w:rPr>
          <w:t>methylation around HBV integration sites</w:t>
        </w:r>
        <w:r w:rsidRPr="00366537">
          <w:rPr>
            <w:rFonts w:ascii="Arial" w:hAnsi="Arial" w:cs="Arial"/>
            <w:sz w:val="22"/>
          </w:rPr>
          <w:t xml:space="preserve"> </w:t>
        </w:r>
        <w:r>
          <w:rPr>
            <w:rFonts w:ascii="Arial" w:hAnsi="Arial" w:cs="Arial"/>
            <w:sz w:val="22"/>
          </w:rPr>
          <w:t>aids</w:t>
        </w:r>
        <w:r w:rsidRPr="00366537">
          <w:rPr>
            <w:rFonts w:ascii="Arial" w:hAnsi="Arial" w:cs="Arial" w:hint="eastAsia"/>
            <w:sz w:val="22"/>
          </w:rPr>
          <w:t xml:space="preserve"> </w:t>
        </w:r>
        <w:r w:rsidRPr="00366537">
          <w:rPr>
            <w:rFonts w:ascii="Arial" w:hAnsi="Arial" w:cs="Arial"/>
            <w:sz w:val="22"/>
          </w:rPr>
          <w:t xml:space="preserve">low-pass cfDNA WGBS </w:t>
        </w:r>
        <w:r>
          <w:rPr>
            <w:rFonts w:ascii="Arial" w:hAnsi="Arial" w:cs="Arial"/>
            <w:sz w:val="22"/>
          </w:rPr>
          <w:t>to</w:t>
        </w:r>
        <w:r w:rsidRPr="00366537">
          <w:rPr>
            <w:rFonts w:ascii="Arial" w:hAnsi="Arial" w:cs="Arial"/>
            <w:sz w:val="22"/>
          </w:rPr>
          <w:t xml:space="preserve"> </w:t>
        </w:r>
        <w:r w:rsidRPr="00366537">
          <w:rPr>
            <w:rFonts w:ascii="Arial" w:hAnsi="Arial" w:cs="Arial"/>
            <w:sz w:val="22"/>
          </w:rPr>
          <w:t>be a low-cost and minimaly invasive approach for early HCC detection in the context of surveillance programs</w:t>
        </w:r>
      </w:ins>
    </w:p>
    <w:p w14:paraId="69FD7F3F" w14:textId="40CD7153" w:rsidR="0053480B" w:rsidRPr="00A36792" w:rsidDel="002E11D3" w:rsidRDefault="002E11D3" w:rsidP="0053480B">
      <w:pPr>
        <w:spacing w:before="240"/>
        <w:rPr>
          <w:ins w:id="13" w:author="Zhang Haikun" w:date="2019-12-19T14:51:00Z"/>
          <w:del w:id="14" w:author="DD" w:date="2019-12-20T00:39:00Z"/>
          <w:rFonts w:ascii="Arial" w:hAnsi="Arial" w:cs="Arial"/>
          <w:sz w:val="22"/>
          <w:rPrChange w:id="15" w:author="Zhang Haikun" w:date="2019-12-19T15:12:00Z">
            <w:rPr>
              <w:ins w:id="16" w:author="Zhang Haikun" w:date="2019-12-19T14:51:00Z"/>
              <w:del w:id="17" w:author="DD" w:date="2019-12-20T00:39:00Z"/>
              <w:rFonts w:ascii="Arial" w:hAnsi="Arial" w:cs="Arial"/>
              <w:color w:val="000000" w:themeColor="text1"/>
              <w:sz w:val="22"/>
              <w:highlight w:val="yellow"/>
            </w:rPr>
          </w:rPrChange>
        </w:rPr>
      </w:pPr>
      <w:bookmarkStart w:id="18" w:name="_GoBack"/>
      <w:bookmarkEnd w:id="18"/>
      <w:commentRangeEnd w:id="12"/>
      <w:ins w:id="19" w:author="DD" w:date="2019-12-20T00:39:00Z">
        <w:r>
          <w:rPr>
            <w:rStyle w:val="ab"/>
          </w:rPr>
          <w:commentReference w:id="12"/>
        </w:r>
      </w:ins>
      <w:del w:id="20" w:author="DD" w:date="2019-12-20T00:39:00Z">
        <w:r w:rsidR="0087104F" w:rsidRPr="00366537" w:rsidDel="002E11D3">
          <w:rPr>
            <w:rFonts w:ascii="Arial" w:hAnsi="Arial" w:cs="Arial"/>
            <w:sz w:val="22"/>
          </w:rPr>
          <w:delText xml:space="preserve">Circulating cell-free DNA (cfDNA) methylation has been demonstrated to be a promising approach for non-invasive cancer diagnosis. However, the low-level of cfDNA and high cost of whole genome bisulfite sequencing (WGBS) significantly </w:delText>
        </w:r>
        <w:r w:rsidR="00A44B38" w:rsidRPr="00366537" w:rsidDel="002E11D3">
          <w:rPr>
            <w:rFonts w:ascii="Arial" w:hAnsi="Arial" w:cs="Arial"/>
            <w:sz w:val="22"/>
          </w:rPr>
          <w:delText xml:space="preserve">hinders </w:delText>
        </w:r>
        <w:r w:rsidR="0087104F" w:rsidRPr="00366537" w:rsidDel="002E11D3">
          <w:rPr>
            <w:rFonts w:ascii="Arial" w:hAnsi="Arial" w:cs="Arial"/>
            <w:sz w:val="22"/>
          </w:rPr>
          <w:delText xml:space="preserve">the </w:delText>
        </w:r>
        <w:r w:rsidR="00A44B38" w:rsidRPr="00366537" w:rsidDel="002E11D3">
          <w:rPr>
            <w:rFonts w:ascii="Arial" w:hAnsi="Arial" w:cs="Arial"/>
            <w:sz w:val="22"/>
          </w:rPr>
          <w:delText xml:space="preserve">clinical implementation </w:delText>
        </w:r>
        <w:r w:rsidR="00A44B38" w:rsidRPr="00BE1BDF" w:rsidDel="002E11D3">
          <w:rPr>
            <w:rFonts w:ascii="Arial" w:hAnsi="Arial" w:cs="Arial"/>
            <w:sz w:val="22"/>
          </w:rPr>
          <w:delText>of a methylation-based cfDNA early detection biomarker</w:delText>
        </w:r>
        <w:r w:rsidR="0087104F" w:rsidRPr="00BE1BDF" w:rsidDel="002E11D3">
          <w:rPr>
            <w:rFonts w:ascii="Arial" w:hAnsi="Arial" w:cs="Arial"/>
            <w:sz w:val="22"/>
          </w:rPr>
          <w:delText xml:space="preserve">. Here we proposed a novel method </w:delText>
        </w:r>
        <w:r w:rsidR="0049397D" w:rsidRPr="00BE1BDF" w:rsidDel="002E11D3">
          <w:rPr>
            <w:rFonts w:ascii="Arial" w:hAnsi="Arial" w:cs="Arial"/>
            <w:sz w:val="22"/>
          </w:rPr>
          <w:delText xml:space="preserve">in which </w:delText>
        </w:r>
        <w:r w:rsidR="00A44B38" w:rsidRPr="00BE1BDF" w:rsidDel="002E11D3">
          <w:rPr>
            <w:rFonts w:ascii="Arial" w:hAnsi="Arial" w:cs="Arial"/>
            <w:sz w:val="22"/>
          </w:rPr>
          <w:delText xml:space="preserve">we utilized </w:delText>
        </w:r>
        <w:commentRangeStart w:id="21"/>
        <w:r w:rsidR="0087104F" w:rsidRPr="0086124F" w:rsidDel="002E11D3">
          <w:rPr>
            <w:rFonts w:ascii="Arial" w:hAnsi="Arial" w:cs="Arial"/>
            <w:sz w:val="22"/>
            <w:highlight w:val="yellow"/>
            <w:rPrChange w:id="22" w:author="Zhang Haikun" w:date="2019-12-19T15:04:00Z">
              <w:rPr>
                <w:rFonts w:ascii="Arial" w:hAnsi="Arial" w:cs="Arial"/>
                <w:sz w:val="22"/>
              </w:rPr>
            </w:rPrChange>
          </w:rPr>
          <w:delText>long-</w:delText>
        </w:r>
        <w:r w:rsidR="00CA77F2" w:rsidRPr="0086124F" w:rsidDel="002E11D3">
          <w:rPr>
            <w:rFonts w:ascii="Arial" w:hAnsi="Arial" w:cs="Arial"/>
            <w:sz w:val="22"/>
            <w:highlight w:val="yellow"/>
            <w:rPrChange w:id="23" w:author="Zhang Haikun" w:date="2019-12-19T15:04:00Z">
              <w:rPr>
                <w:rFonts w:ascii="Arial" w:hAnsi="Arial" w:cs="Arial"/>
                <w:sz w:val="22"/>
              </w:rPr>
            </w:rPrChange>
          </w:rPr>
          <w:delText>range</w:delText>
        </w:r>
        <w:r w:rsidR="0087104F" w:rsidRPr="0086124F" w:rsidDel="002E11D3">
          <w:rPr>
            <w:rFonts w:ascii="Arial" w:hAnsi="Arial" w:cs="Arial"/>
            <w:sz w:val="22"/>
            <w:highlight w:val="yellow"/>
            <w:rPrChange w:id="24" w:author="Zhang Haikun" w:date="2019-12-19T15:04:00Z">
              <w:rPr>
                <w:rFonts w:ascii="Arial" w:hAnsi="Arial" w:cs="Arial"/>
                <w:sz w:val="22"/>
              </w:rPr>
            </w:rPrChange>
          </w:rPr>
          <w:delText xml:space="preserve"> methylation</w:delText>
        </w:r>
        <w:r w:rsidR="00421164" w:rsidRPr="0086124F" w:rsidDel="002E11D3">
          <w:rPr>
            <w:rFonts w:ascii="Arial" w:hAnsi="Arial" w:cs="Arial"/>
            <w:sz w:val="22"/>
            <w:highlight w:val="yellow"/>
            <w:rPrChange w:id="25" w:author="Zhang Haikun" w:date="2019-12-19T15:04:00Z">
              <w:rPr>
                <w:rFonts w:ascii="Arial" w:hAnsi="Arial" w:cs="Arial"/>
                <w:sz w:val="22"/>
              </w:rPr>
            </w:rPrChange>
          </w:rPr>
          <w:delText xml:space="preserve"> (5Kbp)</w:delText>
        </w:r>
        <w:r w:rsidR="006F5FD4" w:rsidRPr="0086124F" w:rsidDel="002E11D3">
          <w:rPr>
            <w:rFonts w:ascii="Arial" w:hAnsi="Arial" w:cs="Arial"/>
            <w:sz w:val="22"/>
            <w:highlight w:val="yellow"/>
            <w:rPrChange w:id="26" w:author="Zhang Haikun" w:date="2019-12-19T15:04:00Z">
              <w:rPr>
                <w:rFonts w:ascii="Arial" w:hAnsi="Arial" w:cs="Arial"/>
                <w:sz w:val="22"/>
              </w:rPr>
            </w:rPrChange>
          </w:rPr>
          <w:delText xml:space="preserve"> around HBV integration regions</w:delText>
        </w:r>
        <w:commentRangeEnd w:id="21"/>
        <w:r w:rsidR="0086124F" w:rsidRPr="0086124F" w:rsidDel="002E11D3">
          <w:rPr>
            <w:rStyle w:val="ab"/>
            <w:highlight w:val="yellow"/>
            <w:rPrChange w:id="27" w:author="Zhang Haikun" w:date="2019-12-19T15:04:00Z">
              <w:rPr>
                <w:rStyle w:val="ab"/>
              </w:rPr>
            </w:rPrChange>
          </w:rPr>
          <w:commentReference w:id="21"/>
        </w:r>
        <w:r w:rsidR="005C3D9B" w:rsidRPr="0086124F" w:rsidDel="002E11D3">
          <w:rPr>
            <w:rFonts w:ascii="Arial" w:hAnsi="Arial" w:cs="Arial"/>
            <w:sz w:val="22"/>
            <w:highlight w:val="yellow"/>
            <w:rPrChange w:id="28" w:author="Zhang Haikun" w:date="2019-12-19T15:04:00Z">
              <w:rPr>
                <w:rFonts w:ascii="Arial" w:hAnsi="Arial" w:cs="Arial"/>
                <w:sz w:val="22"/>
              </w:rPr>
            </w:rPrChange>
          </w:rPr>
          <w:delText xml:space="preserve"> (Methyl</w:delText>
        </w:r>
        <w:r w:rsidR="005C3D9B" w:rsidRPr="0086124F" w:rsidDel="002E11D3">
          <w:rPr>
            <w:rFonts w:ascii="Arial" w:hAnsi="Arial" w:cs="Arial"/>
            <w:sz w:val="22"/>
            <w:highlight w:val="yellow"/>
            <w:vertAlign w:val="subscript"/>
            <w:rPrChange w:id="29" w:author="Zhang Haikun" w:date="2019-12-19T15:04:00Z">
              <w:rPr>
                <w:rFonts w:ascii="Arial" w:hAnsi="Arial" w:cs="Arial"/>
                <w:sz w:val="22"/>
                <w:vertAlign w:val="subscript"/>
              </w:rPr>
            </w:rPrChange>
          </w:rPr>
          <w:delText>HBV</w:delText>
        </w:r>
        <w:r w:rsidR="00FC7903" w:rsidRPr="0086124F" w:rsidDel="002E11D3">
          <w:rPr>
            <w:rFonts w:ascii="Arial" w:hAnsi="Arial" w:cs="Arial"/>
            <w:sz w:val="22"/>
            <w:highlight w:val="yellow"/>
            <w:vertAlign w:val="subscript"/>
            <w:rPrChange w:id="30" w:author="Zhang Haikun" w:date="2019-12-19T15:04:00Z">
              <w:rPr>
                <w:rFonts w:ascii="Arial" w:hAnsi="Arial" w:cs="Arial"/>
                <w:sz w:val="22"/>
                <w:vertAlign w:val="subscript"/>
              </w:rPr>
            </w:rPrChange>
          </w:rPr>
          <w:delText>5K</w:delText>
        </w:r>
        <w:r w:rsidR="005C3D9B" w:rsidRPr="0086124F" w:rsidDel="002E11D3">
          <w:rPr>
            <w:rFonts w:ascii="Arial" w:hAnsi="Arial" w:cs="Arial"/>
            <w:sz w:val="22"/>
            <w:highlight w:val="yellow"/>
            <w:rPrChange w:id="31" w:author="Zhang Haikun" w:date="2019-12-19T15:04:00Z">
              <w:rPr>
                <w:rFonts w:ascii="Arial" w:hAnsi="Arial" w:cs="Arial"/>
                <w:sz w:val="22"/>
              </w:rPr>
            </w:rPrChange>
          </w:rPr>
          <w:delText>)</w:delText>
        </w:r>
        <w:r w:rsidR="0087104F" w:rsidRPr="0086124F" w:rsidDel="002E11D3">
          <w:rPr>
            <w:rFonts w:ascii="Arial" w:hAnsi="Arial" w:cs="Arial"/>
            <w:sz w:val="22"/>
            <w:highlight w:val="yellow"/>
            <w:rPrChange w:id="32" w:author="Zhang Haikun" w:date="2019-12-19T15:04:00Z">
              <w:rPr>
                <w:rFonts w:ascii="Arial" w:hAnsi="Arial" w:cs="Arial"/>
                <w:sz w:val="22"/>
              </w:rPr>
            </w:rPrChange>
          </w:rPr>
          <w:delText xml:space="preserve"> in low-pass WGBS data</w:delText>
        </w:r>
        <w:r w:rsidR="0087104F" w:rsidRPr="00BE1BDF" w:rsidDel="002E11D3">
          <w:rPr>
            <w:rFonts w:ascii="Arial" w:hAnsi="Arial" w:cs="Arial"/>
            <w:sz w:val="22"/>
          </w:rPr>
          <w:delText xml:space="preserve"> (</w:delText>
        </w:r>
        <w:r w:rsidR="0049397D" w:rsidRPr="00BE1BDF" w:rsidDel="002E11D3">
          <w:rPr>
            <w:rFonts w:ascii="Arial" w:hAnsi="Arial" w:cs="Arial"/>
            <w:sz w:val="22"/>
          </w:rPr>
          <w:delText>~</w:delText>
        </w:r>
        <w:r w:rsidR="0087104F" w:rsidRPr="00BE1BDF" w:rsidDel="002E11D3">
          <w:rPr>
            <w:rFonts w:ascii="Arial" w:hAnsi="Arial" w:cs="Arial"/>
            <w:sz w:val="22"/>
          </w:rPr>
          <w:delText>5</w:delText>
        </w:r>
        <w:r w:rsidR="0049397D" w:rsidRPr="00BE1BDF" w:rsidDel="002E11D3">
          <w:rPr>
            <w:rFonts w:ascii="Arial" w:hAnsi="Arial" w:cs="Arial"/>
            <w:sz w:val="22"/>
          </w:rPr>
          <w:delText xml:space="preserve"> </w:delText>
        </w:r>
        <w:r w:rsidR="0087104F" w:rsidRPr="00BE1BDF" w:rsidDel="002E11D3">
          <w:rPr>
            <w:rFonts w:ascii="Arial" w:hAnsi="Arial" w:cs="Arial"/>
            <w:sz w:val="22"/>
          </w:rPr>
          <w:delText xml:space="preserve">million reads) generated from cfDNA to </w:delText>
        </w:r>
        <w:r w:rsidR="00CA77F2" w:rsidDel="002E11D3">
          <w:rPr>
            <w:rFonts w:ascii="Arial" w:hAnsi="Arial" w:cs="Arial"/>
            <w:sz w:val="22"/>
          </w:rPr>
          <w:delText>distingush HCC from normal samples</w:delText>
        </w:r>
        <w:r w:rsidR="006F5FD4" w:rsidRPr="00BE1BDF" w:rsidDel="002E11D3">
          <w:rPr>
            <w:rFonts w:ascii="Arial" w:hAnsi="Arial" w:cs="Arial"/>
            <w:sz w:val="22"/>
          </w:rPr>
          <w:delText xml:space="preserve">. We found a significant enrichment of </w:delText>
        </w:r>
        <w:r w:rsidR="005C3D9B" w:rsidDel="002E11D3">
          <w:rPr>
            <w:rFonts w:ascii="Arial" w:hAnsi="Arial" w:cs="Arial"/>
            <w:sz w:val="22"/>
          </w:rPr>
          <w:delText xml:space="preserve">cfDNA </w:delText>
        </w:r>
        <w:r w:rsidR="006F5FD4" w:rsidRPr="00BE1BDF" w:rsidDel="002E11D3">
          <w:rPr>
            <w:rFonts w:ascii="Arial" w:hAnsi="Arial" w:cs="Arial"/>
            <w:sz w:val="22"/>
          </w:rPr>
          <w:delText xml:space="preserve">in intergenic and repeat regions, especially in HBV integration sites </w:delText>
        </w:r>
        <w:r w:rsidR="00774D4A" w:rsidRPr="00BE1BDF" w:rsidDel="002E11D3">
          <w:rPr>
            <w:rFonts w:ascii="Arial" w:hAnsi="Arial" w:cs="Arial"/>
            <w:sz w:val="22"/>
          </w:rPr>
          <w:delText>using</w:delText>
        </w:r>
        <w:r w:rsidR="006F5FD4" w:rsidRPr="00BE1BDF" w:rsidDel="002E11D3">
          <w:rPr>
            <w:rFonts w:ascii="Arial" w:hAnsi="Arial" w:cs="Arial"/>
            <w:sz w:val="22"/>
          </w:rPr>
          <w:delText xml:space="preserve"> low-pass WGBS</w:delText>
        </w:r>
      </w:del>
      <w:ins w:id="33" w:author="Zhang Haikun" w:date="2019-12-19T15:00:00Z">
        <w:del w:id="34" w:author="DD" w:date="2019-12-20T00:39:00Z">
          <w:r w:rsidR="00F82E19" w:rsidDel="002E11D3">
            <w:rPr>
              <w:rFonts w:ascii="Arial" w:hAnsi="Arial" w:cs="Arial"/>
              <w:sz w:val="22"/>
            </w:rPr>
            <w:delText xml:space="preserve"> </w:delText>
          </w:r>
          <w:r w:rsidR="00F82E19" w:rsidRPr="0086124F" w:rsidDel="002E11D3">
            <w:rPr>
              <w:rFonts w:ascii="Arial" w:hAnsi="Arial" w:cs="Arial"/>
              <w:sz w:val="22"/>
              <w:highlight w:val="yellow"/>
              <w:rPrChange w:id="35" w:author="Zhang Haikun" w:date="2019-12-19T15:01:00Z">
                <w:rPr>
                  <w:rFonts w:ascii="Arial" w:hAnsi="Arial" w:cs="Arial"/>
                  <w:sz w:val="22"/>
                </w:rPr>
              </w:rPrChange>
            </w:rPr>
            <w:delText>compared to</w:delText>
          </w:r>
        </w:del>
      </w:ins>
      <w:ins w:id="36" w:author="Zhang Haikun" w:date="2019-12-19T15:01:00Z">
        <w:del w:id="37" w:author="DD" w:date="2019-12-20T00:39:00Z">
          <w:r w:rsidR="00F82E19" w:rsidRPr="0086124F" w:rsidDel="002E11D3">
            <w:rPr>
              <w:rFonts w:ascii="Arial" w:hAnsi="Arial" w:cs="Arial"/>
              <w:sz w:val="22"/>
              <w:highlight w:val="yellow"/>
              <w:rPrChange w:id="38" w:author="Zhang Haikun" w:date="2019-12-19T15:01:00Z">
                <w:rPr>
                  <w:rFonts w:ascii="Arial" w:hAnsi="Arial" w:cs="Arial"/>
                  <w:sz w:val="22"/>
                </w:rPr>
              </w:rPrChange>
            </w:rPr>
            <w:delText xml:space="preserve"> </w:delText>
          </w:r>
          <w:r w:rsidR="00F82E19" w:rsidRPr="0086124F" w:rsidDel="002E11D3">
            <w:rPr>
              <w:rFonts w:ascii="Arial" w:hAnsi="Arial" w:cs="Arial"/>
              <w:sz w:val="22"/>
              <w:highlight w:val="yellow"/>
            </w:rPr>
            <w:delText>functional elements (CpG island, promoter and exon)</w:delText>
          </w:r>
        </w:del>
      </w:ins>
      <w:del w:id="39" w:author="DD" w:date="2019-12-20T00:12:00Z">
        <w:r w:rsidR="006F5FD4" w:rsidRPr="00366537" w:rsidDel="001B6D39">
          <w:rPr>
            <w:rFonts w:ascii="Arial" w:hAnsi="Arial" w:cs="Arial"/>
            <w:sz w:val="22"/>
          </w:rPr>
          <w:delText xml:space="preserve">. </w:delText>
        </w:r>
      </w:del>
      <w:del w:id="40" w:author="DD" w:date="2019-12-20T00:39:00Z">
        <w:r w:rsidR="0087104F" w:rsidRPr="00366537" w:rsidDel="002E11D3">
          <w:rPr>
            <w:rFonts w:ascii="Arial" w:hAnsi="Arial" w:cs="Arial"/>
            <w:sz w:val="22"/>
          </w:rPr>
          <w:delText xml:space="preserve">We applied </w:delText>
        </w:r>
        <w:r w:rsidR="0049397D" w:rsidRPr="00366537" w:rsidDel="002E11D3">
          <w:rPr>
            <w:rFonts w:ascii="Arial" w:hAnsi="Arial" w:cs="Arial"/>
            <w:sz w:val="22"/>
          </w:rPr>
          <w:delText xml:space="preserve">the method </w:delText>
        </w:r>
        <w:r w:rsidR="0087104F" w:rsidRPr="00366537" w:rsidDel="002E11D3">
          <w:rPr>
            <w:rFonts w:ascii="Arial" w:hAnsi="Arial" w:cs="Arial"/>
            <w:sz w:val="22"/>
          </w:rPr>
          <w:delText xml:space="preserve">to investigate dynamic </w:delText>
        </w:r>
        <w:r w:rsidR="004C618C" w:rsidRPr="00366537" w:rsidDel="002E11D3">
          <w:rPr>
            <w:rFonts w:ascii="Arial" w:hAnsi="Arial" w:cs="Arial"/>
            <w:sz w:val="22"/>
          </w:rPr>
          <w:delText xml:space="preserve">methylation </w:delText>
        </w:r>
        <w:r w:rsidR="0087104F" w:rsidRPr="00366537" w:rsidDel="002E11D3">
          <w:rPr>
            <w:rFonts w:ascii="Arial" w:hAnsi="Arial" w:cs="Arial"/>
            <w:sz w:val="22"/>
          </w:rPr>
          <w:delText xml:space="preserve">changes </w:delText>
        </w:r>
        <w:r w:rsidR="004C618C" w:rsidRPr="00366537" w:rsidDel="002E11D3">
          <w:rPr>
            <w:rFonts w:ascii="Arial" w:hAnsi="Arial" w:cs="Arial"/>
            <w:sz w:val="22"/>
          </w:rPr>
          <w:delText xml:space="preserve">in </w:delText>
        </w:r>
        <w:r w:rsidR="00DD413E" w:rsidRPr="00366537" w:rsidDel="002E11D3">
          <w:rPr>
            <w:rFonts w:ascii="Arial" w:hAnsi="Arial" w:cs="Arial"/>
            <w:sz w:val="22"/>
          </w:rPr>
          <w:delText xml:space="preserve">cfDNA </w:delText>
        </w:r>
        <w:r w:rsidR="0087104F" w:rsidRPr="00366537" w:rsidDel="002E11D3">
          <w:rPr>
            <w:rFonts w:ascii="Arial" w:hAnsi="Arial" w:cs="Arial"/>
            <w:sz w:val="22"/>
          </w:rPr>
          <w:delText xml:space="preserve">from </w:delText>
        </w:r>
        <w:r w:rsidR="00A44B38" w:rsidRPr="00366537" w:rsidDel="002E11D3">
          <w:rPr>
            <w:rFonts w:ascii="Arial" w:hAnsi="Arial" w:cs="Arial"/>
            <w:sz w:val="22"/>
          </w:rPr>
          <w:delText xml:space="preserve">blood samples of patients with </w:delText>
        </w:r>
        <w:r w:rsidR="0087104F" w:rsidRPr="00366537" w:rsidDel="002E11D3">
          <w:rPr>
            <w:rFonts w:ascii="Arial" w:hAnsi="Arial" w:cs="Arial"/>
            <w:sz w:val="22"/>
          </w:rPr>
          <w:delText>hepatitis, cirrhosis, early and advanced hepatocellular carcinoma (H</w:delText>
        </w:r>
        <w:r w:rsidR="0087104F" w:rsidRPr="00B51D98" w:rsidDel="002E11D3">
          <w:rPr>
            <w:rFonts w:ascii="Arial" w:hAnsi="Arial" w:cs="Arial"/>
            <w:sz w:val="22"/>
          </w:rPr>
          <w:delText>CC).</w:delText>
        </w:r>
        <w:r w:rsidR="008B5647" w:rsidRPr="00B51D98" w:rsidDel="002E11D3">
          <w:rPr>
            <w:rFonts w:ascii="Arial" w:hAnsi="Arial" w:cs="Arial"/>
            <w:sz w:val="22"/>
          </w:rPr>
          <w:delText xml:space="preserve"> </w:delText>
        </w:r>
        <w:r w:rsidR="00774D4A" w:rsidRPr="00936ED5" w:rsidDel="002E11D3">
          <w:rPr>
            <w:rFonts w:ascii="Arial" w:hAnsi="Arial" w:cs="Arial"/>
            <w:sz w:val="22"/>
          </w:rPr>
          <w:delText xml:space="preserve">Models based on </w:delText>
        </w:r>
      </w:del>
      <w:commentRangeStart w:id="41"/>
      <w:ins w:id="42" w:author="Zhang Haikun" w:date="2019-12-19T15:05:00Z">
        <w:del w:id="43" w:author="DD" w:date="2019-12-20T00:39:00Z">
          <w:r w:rsidR="0086124F" w:rsidRPr="00682F93" w:rsidDel="002E11D3">
            <w:rPr>
              <w:rFonts w:ascii="Arial" w:hAnsi="Arial" w:cs="Arial"/>
              <w:sz w:val="22"/>
              <w:highlight w:val="yellow"/>
            </w:rPr>
            <w:delText xml:space="preserve">long-range methylation </w:delText>
          </w:r>
          <w:r w:rsidR="0086124F" w:rsidRPr="00682F93" w:rsidDel="002E11D3">
            <w:rPr>
              <w:rFonts w:ascii="Arial" w:hAnsi="Arial" w:cs="Arial" w:hint="eastAsia"/>
              <w:sz w:val="22"/>
              <w:highlight w:val="yellow"/>
            </w:rPr>
            <w:delText>around</w:delText>
          </w:r>
          <w:r w:rsidR="0086124F" w:rsidRPr="00682F93" w:rsidDel="002E11D3">
            <w:rPr>
              <w:rFonts w:ascii="Arial" w:hAnsi="Arial" w:cs="Arial"/>
              <w:sz w:val="22"/>
              <w:highlight w:val="yellow"/>
            </w:rPr>
            <w:delText xml:space="preserve"> HBV integration regions</w:delText>
          </w:r>
          <w:commentRangeEnd w:id="41"/>
          <w:r w:rsidR="0086124F" w:rsidRPr="00682F93" w:rsidDel="002E11D3">
            <w:rPr>
              <w:rStyle w:val="ab"/>
              <w:highlight w:val="yellow"/>
            </w:rPr>
            <w:commentReference w:id="41"/>
          </w:r>
        </w:del>
      </w:ins>
      <w:del w:id="44" w:author="DD" w:date="2019-12-20T00:39:00Z">
        <w:r w:rsidR="005C3D9B" w:rsidRPr="00366537" w:rsidDel="002E11D3">
          <w:rPr>
            <w:rFonts w:ascii="Arial" w:hAnsi="Arial" w:cs="Arial"/>
            <w:sz w:val="22"/>
          </w:rPr>
          <w:delText>Methyl</w:delText>
        </w:r>
        <w:r w:rsidR="005C3D9B" w:rsidRPr="00366537" w:rsidDel="002E11D3">
          <w:rPr>
            <w:rFonts w:ascii="Arial" w:hAnsi="Arial" w:cs="Arial"/>
            <w:sz w:val="22"/>
            <w:vertAlign w:val="subscript"/>
          </w:rPr>
          <w:delText>HBV</w:delText>
        </w:r>
        <w:r w:rsidR="005C3D9B" w:rsidRPr="00936ED5" w:rsidDel="002E11D3">
          <w:rPr>
            <w:rFonts w:ascii="Arial" w:hAnsi="Arial" w:cs="Arial"/>
            <w:sz w:val="22"/>
          </w:rPr>
          <w:delText xml:space="preserve"> </w:delText>
        </w:r>
        <w:r w:rsidR="00E85B53" w:rsidRPr="00936ED5" w:rsidDel="002E11D3">
          <w:rPr>
            <w:rFonts w:ascii="Arial" w:hAnsi="Arial" w:cs="Arial"/>
            <w:sz w:val="22"/>
          </w:rPr>
          <w:delText xml:space="preserve">and </w:delText>
        </w:r>
        <w:r w:rsidR="00E85B53" w:rsidRPr="00C237FA" w:rsidDel="002E11D3">
          <w:rPr>
            <w:rFonts w:ascii="Arial" w:hAnsi="Arial" w:cs="Arial"/>
            <w:sz w:val="22"/>
            <w:highlight w:val="yellow"/>
          </w:rPr>
          <w:delText>specifically</w:delText>
        </w:r>
        <w:r w:rsidR="00E85B53" w:rsidRPr="00C237FA" w:rsidDel="002E11D3">
          <w:rPr>
            <w:rFonts w:ascii="Arial" w:hAnsi="Arial" w:cs="Arial"/>
            <w:color w:val="000000" w:themeColor="text1"/>
            <w:sz w:val="22"/>
            <w:highlight w:val="yellow"/>
          </w:rPr>
          <w:delText xml:space="preserve"> hypomethylated long range regions</w:delText>
        </w:r>
        <w:r w:rsidR="00774D4A" w:rsidRPr="00B51D98" w:rsidDel="002E11D3">
          <w:rPr>
            <w:rFonts w:ascii="Arial" w:hAnsi="Arial" w:cs="Arial"/>
            <w:sz w:val="22"/>
          </w:rPr>
          <w:delText xml:space="preserve"> demonstrated</w:delText>
        </w:r>
        <w:r w:rsidR="00774D4A" w:rsidDel="002E11D3">
          <w:rPr>
            <w:rFonts w:ascii="Arial" w:hAnsi="Arial" w:cs="Arial"/>
            <w:sz w:val="22"/>
          </w:rPr>
          <w:delText xml:space="preserve"> that low-pass cfDNA methylation data exhibited powerful discrimination ability as quantified by receiver operating characteristic (ROC) curves</w:delText>
        </w:r>
        <w:r w:rsidR="00B3652F" w:rsidRPr="00366537" w:rsidDel="002E11D3">
          <w:rPr>
            <w:rFonts w:ascii="Arial" w:hAnsi="Arial" w:cs="Arial"/>
            <w:sz w:val="22"/>
          </w:rPr>
          <w:delText xml:space="preserve">. </w:delText>
        </w:r>
        <w:r w:rsidR="00086C26" w:rsidRPr="00366537" w:rsidDel="002E11D3">
          <w:rPr>
            <w:rFonts w:ascii="Arial" w:hAnsi="Arial" w:cs="Arial"/>
            <w:sz w:val="22"/>
          </w:rPr>
          <w:delText xml:space="preserve">The results demonstrate that </w:delText>
        </w:r>
      </w:del>
      <w:ins w:id="45" w:author="Zhang Haikun" w:date="2019-12-19T15:09:00Z">
        <w:del w:id="46" w:author="DD" w:date="2019-12-20T00:39:00Z">
          <w:r w:rsidR="0086124F" w:rsidDel="002E11D3">
            <w:rPr>
              <w:rFonts w:ascii="Arial" w:hAnsi="Arial" w:cs="Arial"/>
              <w:sz w:val="22"/>
              <w:highlight w:val="yellow"/>
            </w:rPr>
            <w:delText>DNA</w:delText>
          </w:r>
        </w:del>
      </w:ins>
      <w:ins w:id="47" w:author="Zhang Haikun" w:date="2019-12-19T15:07:00Z">
        <w:del w:id="48" w:author="DD" w:date="2019-12-20T00:39:00Z">
          <w:r w:rsidR="0086124F" w:rsidRPr="0086124F" w:rsidDel="002E11D3">
            <w:rPr>
              <w:rFonts w:ascii="Arial" w:hAnsi="Arial" w:cs="Arial"/>
              <w:sz w:val="22"/>
              <w:highlight w:val="yellow"/>
            </w:rPr>
            <w:delText xml:space="preserve"> methylation around HBV integration regions</w:delText>
          </w:r>
          <w:r w:rsidR="0086124F" w:rsidRPr="0086124F" w:rsidDel="002E11D3">
            <w:rPr>
              <w:rFonts w:ascii="Arial" w:hAnsi="Arial" w:cs="Arial"/>
              <w:sz w:val="22"/>
              <w:highlight w:val="yellow"/>
              <w:rPrChange w:id="49" w:author="Zhang Haikun" w:date="2019-12-19T15:07:00Z">
                <w:rPr>
                  <w:rFonts w:ascii="Arial" w:hAnsi="Arial" w:cs="Arial"/>
                  <w:sz w:val="22"/>
                </w:rPr>
              </w:rPrChange>
            </w:rPr>
            <w:delText xml:space="preserve"> based on </w:delText>
          </w:r>
        </w:del>
      </w:ins>
      <w:del w:id="50" w:author="DD" w:date="2019-12-20T00:39:00Z">
        <w:r w:rsidR="00086C26" w:rsidRPr="0086124F" w:rsidDel="002E11D3">
          <w:rPr>
            <w:rFonts w:ascii="Arial" w:hAnsi="Arial" w:cs="Arial"/>
            <w:sz w:val="22"/>
            <w:highlight w:val="yellow"/>
            <w:rPrChange w:id="51" w:author="Zhang Haikun" w:date="2019-12-19T15:07:00Z">
              <w:rPr>
                <w:rFonts w:ascii="Arial" w:hAnsi="Arial" w:cs="Arial"/>
                <w:sz w:val="22"/>
              </w:rPr>
            </w:rPrChange>
          </w:rPr>
          <w:delText>low-pass cfDNA</w:delText>
        </w:r>
        <w:r w:rsidR="00086C26" w:rsidRPr="00366537" w:rsidDel="002E11D3">
          <w:rPr>
            <w:rFonts w:ascii="Arial" w:hAnsi="Arial" w:cs="Arial"/>
            <w:sz w:val="22"/>
          </w:rPr>
          <w:delText xml:space="preserve"> WGBS could be used as a </w:delText>
        </w:r>
      </w:del>
      <w:ins w:id="52" w:author="Zhang Haikun" w:date="2019-12-19T15:10:00Z">
        <w:del w:id="53" w:author="DD" w:date="2019-12-20T00:39:00Z">
          <w:r w:rsidR="00A36792" w:rsidDel="002E11D3">
            <w:rPr>
              <w:rFonts w:ascii="Arial" w:hAnsi="Arial" w:cs="Arial"/>
              <w:color w:val="000000" w:themeColor="text1"/>
              <w:sz w:val="22"/>
              <w:highlight w:val="yellow"/>
            </w:rPr>
            <w:delText>a more sensitive</w:delText>
          </w:r>
          <w:r w:rsidR="0086124F" w:rsidDel="002E11D3">
            <w:rPr>
              <w:rFonts w:ascii="Arial" w:hAnsi="Arial" w:cs="Arial"/>
              <w:color w:val="000000" w:themeColor="text1"/>
              <w:sz w:val="22"/>
            </w:rPr>
            <w:delText>,</w:delText>
          </w:r>
          <w:r w:rsidR="0086124F" w:rsidRPr="00366537" w:rsidDel="002E11D3">
            <w:rPr>
              <w:rFonts w:ascii="Arial" w:hAnsi="Arial" w:cs="Arial"/>
              <w:sz w:val="22"/>
            </w:rPr>
            <w:delText xml:space="preserve"> </w:delText>
          </w:r>
        </w:del>
      </w:ins>
      <w:del w:id="54" w:author="DD" w:date="2019-12-20T00:39:00Z">
        <w:r w:rsidR="00086C26" w:rsidRPr="00366537" w:rsidDel="002E11D3">
          <w:rPr>
            <w:rFonts w:ascii="Arial" w:hAnsi="Arial" w:cs="Arial"/>
            <w:sz w:val="22"/>
          </w:rPr>
          <w:delText>low-cost and minimaly invasive approach for early HCC detect</w:delText>
        </w:r>
        <w:r w:rsidR="001966BF" w:rsidRPr="00366537" w:rsidDel="002E11D3">
          <w:rPr>
            <w:rFonts w:ascii="Arial" w:hAnsi="Arial" w:cs="Arial"/>
            <w:sz w:val="22"/>
          </w:rPr>
          <w:delText>i</w:delText>
        </w:r>
        <w:r w:rsidR="00086C26" w:rsidRPr="00366537" w:rsidDel="002E11D3">
          <w:rPr>
            <w:rFonts w:ascii="Arial" w:hAnsi="Arial" w:cs="Arial"/>
            <w:sz w:val="22"/>
          </w:rPr>
          <w:delText>on in the context of surveillance programs.</w:delText>
        </w:r>
      </w:del>
    </w:p>
    <w:p w14:paraId="11243178" w14:textId="53C903E5" w:rsidR="00F82E19" w:rsidRPr="00A32097" w:rsidDel="00A36792" w:rsidRDefault="00F82E19" w:rsidP="0053480B">
      <w:pPr>
        <w:spacing w:before="240"/>
        <w:rPr>
          <w:del w:id="55" w:author="Zhang Haikun" w:date="2019-12-19T15:13:00Z"/>
          <w:rFonts w:ascii="Arial" w:hAnsi="Arial" w:cs="Arial"/>
          <w:sz w:val="22"/>
        </w:rPr>
      </w:pPr>
    </w:p>
    <w:p w14:paraId="581F12EA" w14:textId="55C41E11" w:rsidR="00067DD0" w:rsidRPr="00067DD0" w:rsidRDefault="00552728" w:rsidP="00DA1F6E">
      <w:pPr>
        <w:pStyle w:val="2"/>
        <w:spacing w:line="240" w:lineRule="auto"/>
        <w:rPr>
          <w:rFonts w:ascii="Arial" w:eastAsia="Arial" w:hAnsi="Arial" w:cs="Arial"/>
          <w:color w:val="000000" w:themeColor="text1"/>
          <w:sz w:val="22"/>
          <w:szCs w:val="22"/>
        </w:rPr>
      </w:pPr>
      <w:r w:rsidRPr="00A32097">
        <w:rPr>
          <w:rFonts w:ascii="Arial" w:eastAsia="Arial" w:hAnsi="Arial" w:cs="Arial"/>
          <w:color w:val="000000" w:themeColor="text1"/>
          <w:sz w:val="22"/>
          <w:szCs w:val="22"/>
        </w:rPr>
        <w:t>Introduction</w:t>
      </w:r>
    </w:p>
    <w:p w14:paraId="368CE363" w14:textId="70966B5A" w:rsidR="0078558E" w:rsidRDefault="00A40226" w:rsidP="00DA1F6E">
      <w:pPr>
        <w:spacing w:before="240"/>
        <w:rPr>
          <w:rFonts w:ascii="Arial" w:hAnsi="Arial" w:cs="Arial"/>
          <w:sz w:val="22"/>
        </w:rPr>
      </w:pPr>
      <w:r w:rsidRPr="00A32097">
        <w:rPr>
          <w:rFonts w:ascii="Arial" w:hAnsi="Arial" w:cs="Arial"/>
          <w:sz w:val="22"/>
        </w:rPr>
        <w:t>Liver cancer is the fo</w:t>
      </w:r>
      <w:r w:rsidR="00A52A3E" w:rsidRPr="00A32097">
        <w:rPr>
          <w:rFonts w:ascii="Arial" w:hAnsi="Arial" w:cs="Arial"/>
          <w:sz w:val="22"/>
        </w:rPr>
        <w:t>u</w:t>
      </w:r>
      <w:r w:rsidRPr="00A32097">
        <w:rPr>
          <w:rFonts w:ascii="Arial" w:hAnsi="Arial" w:cs="Arial"/>
          <w:sz w:val="22"/>
        </w:rPr>
        <w:t xml:space="preserve">rth cause of cancer-related mortality worldwide. </w:t>
      </w:r>
      <w:r w:rsidRPr="00A32097">
        <w:rPr>
          <w:rFonts w:ascii="Arial" w:hAnsi="Arial" w:cs="Arial"/>
          <w:sz w:val="22"/>
          <w:lang w:val="en"/>
        </w:rPr>
        <w:t>In the United States, liver cancer death rate increased 43% from 7.2 to 10.3 per 100,000 between 2000-2016</w:t>
      </w:r>
      <w:r w:rsidR="00242093" w:rsidRPr="00A32097">
        <w:rPr>
          <w:rFonts w:ascii="Arial" w:hAnsi="Arial" w:cs="Arial"/>
          <w:sz w:val="22"/>
          <w:lang w:val="en"/>
        </w:rPr>
        <w:t xml:space="preserve"> </w:t>
      </w:r>
      <w:r w:rsidRPr="00A429CA">
        <w:rPr>
          <w:rFonts w:ascii="Arial" w:hAnsi="Arial" w:cs="Arial"/>
          <w:sz w:val="22"/>
          <w:lang w:val="en"/>
        </w:rPr>
        <w:fldChar w:fldCharType="begin">
          <w:fldData xml:space="preserve">PEVuZE5vdGU+PENpdGU+PEF1dGhvcj5KUTwvQXV0aG9yPjxZZWFyPjIwMTg8L1llYXI+PFJlY051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==
</w:fldData>
        </w:fldChar>
      </w:r>
      <w:r w:rsidR="00FF7B11">
        <w:rPr>
          <w:rFonts w:ascii="Arial" w:hAnsi="Arial" w:cs="Arial"/>
          <w:sz w:val="22"/>
          <w:lang w:val="en"/>
        </w:rPr>
        <w:instrText xml:space="preserve"> ADDIN EN.CITE </w:instrText>
      </w:r>
      <w:r w:rsidR="00FF7B11">
        <w:rPr>
          <w:rFonts w:ascii="Arial" w:hAnsi="Arial" w:cs="Arial"/>
          <w:sz w:val="22"/>
          <w:lang w:val="en"/>
        </w:rPr>
        <w:fldChar w:fldCharType="begin">
          <w:fldData xml:space="preserve">PEVuZE5vdGU+PENpdGU+PEF1dGhvcj5KUTwvQXV0aG9yPjxZZWFyPjIwMTg8L1llYXI+PFJlY051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==
</w:fldData>
        </w:fldChar>
      </w:r>
      <w:r w:rsidR="00FF7B11">
        <w:rPr>
          <w:rFonts w:ascii="Arial" w:hAnsi="Arial" w:cs="Arial"/>
          <w:sz w:val="22"/>
          <w:lang w:val="en"/>
        </w:rPr>
        <w:instrText xml:space="preserve"> ADDIN EN.CITE.DATA </w:instrText>
      </w:r>
      <w:r w:rsidR="00FF7B11">
        <w:rPr>
          <w:rFonts w:ascii="Arial" w:hAnsi="Arial" w:cs="Arial"/>
          <w:sz w:val="22"/>
          <w:lang w:val="en"/>
        </w:rPr>
      </w:r>
      <w:r w:rsidR="00FF7B11">
        <w:rPr>
          <w:rFonts w:ascii="Arial" w:hAnsi="Arial" w:cs="Arial"/>
          <w:sz w:val="22"/>
          <w:lang w:val="en"/>
        </w:rPr>
        <w:fldChar w:fldCharType="end"/>
      </w:r>
      <w:r w:rsidRPr="00A429CA">
        <w:rPr>
          <w:rFonts w:ascii="Arial" w:hAnsi="Arial" w:cs="Arial"/>
          <w:sz w:val="22"/>
          <w:lang w:val="en"/>
        </w:rPr>
      </w:r>
      <w:r w:rsidRPr="00A429CA">
        <w:rPr>
          <w:rFonts w:ascii="Arial" w:hAnsi="Arial" w:cs="Arial"/>
          <w:sz w:val="22"/>
          <w:lang w:val="en"/>
        </w:rPr>
        <w:fldChar w:fldCharType="separate"/>
      </w:r>
      <w:r w:rsidR="0078558E">
        <w:rPr>
          <w:rFonts w:ascii="Arial" w:hAnsi="Arial" w:cs="Arial"/>
          <w:noProof/>
          <w:sz w:val="22"/>
          <w:lang w:val="en"/>
        </w:rPr>
        <w:t>(1, 2)</w:t>
      </w:r>
      <w:r w:rsidRPr="00A429CA">
        <w:rPr>
          <w:rFonts w:ascii="Arial" w:hAnsi="Arial" w:cs="Arial"/>
          <w:sz w:val="22"/>
          <w:lang w:val="en"/>
        </w:rPr>
        <w:fldChar w:fldCharType="end"/>
      </w:r>
      <w:r w:rsidR="000A3BBD" w:rsidRPr="00A32097">
        <w:rPr>
          <w:rFonts w:ascii="Arial" w:hAnsi="Arial" w:cs="Arial"/>
          <w:sz w:val="22"/>
        </w:rPr>
        <w:t xml:space="preserve">. </w:t>
      </w:r>
      <w:r w:rsidRPr="00A32097">
        <w:rPr>
          <w:rFonts w:ascii="Arial" w:hAnsi="Arial" w:cs="Arial"/>
          <w:sz w:val="22"/>
          <w:lang w:val="en"/>
        </w:rPr>
        <w:t xml:space="preserve">Hepatocellular carcinoma (HCC), the most frequent form of primary liver cancer, generally develops in patients with chronic liver disease due to </w:t>
      </w:r>
      <w:r w:rsidRPr="00A32097">
        <w:rPr>
          <w:rFonts w:ascii="Arial" w:hAnsi="Arial" w:cs="Arial"/>
          <w:sz w:val="22"/>
        </w:rPr>
        <w:t xml:space="preserve">hepatitis B </w:t>
      </w:r>
      <w:r w:rsidR="00337DAF" w:rsidRPr="00A32097">
        <w:rPr>
          <w:rFonts w:ascii="Arial" w:hAnsi="Arial" w:cs="Arial"/>
          <w:sz w:val="22"/>
        </w:rPr>
        <w:t xml:space="preserve">virus </w:t>
      </w:r>
      <w:r w:rsidRPr="00A32097">
        <w:rPr>
          <w:rFonts w:ascii="Arial" w:hAnsi="Arial" w:cs="Arial"/>
          <w:sz w:val="22"/>
        </w:rPr>
        <w:t xml:space="preserve">(HBV), hepatitis C </w:t>
      </w:r>
      <w:r w:rsidR="00337DAF" w:rsidRPr="00A32097">
        <w:rPr>
          <w:rFonts w:ascii="Arial" w:hAnsi="Arial" w:cs="Arial"/>
          <w:sz w:val="22"/>
        </w:rPr>
        <w:t xml:space="preserve">virus </w:t>
      </w:r>
      <w:r w:rsidRPr="00A32097">
        <w:rPr>
          <w:rFonts w:ascii="Arial" w:hAnsi="Arial" w:cs="Arial"/>
          <w:sz w:val="22"/>
        </w:rPr>
        <w:t>(HCV), alcohol abuse or non-alcoholic fatty liver disease</w:t>
      </w:r>
      <w:r w:rsidR="00EF13D8" w:rsidRPr="00A32097">
        <w:rPr>
          <w:rFonts w:ascii="Arial" w:hAnsi="Arial" w:cs="Arial"/>
          <w:sz w:val="22"/>
        </w:rPr>
        <w:t xml:space="preserve"> </w:t>
      </w:r>
      <w:r w:rsidR="00B37BF9" w:rsidRPr="00A429CA">
        <w:rPr>
          <w:rFonts w:ascii="Arial" w:hAnsi="Arial" w:cs="Arial"/>
          <w:sz w:val="22"/>
        </w:rPr>
        <w:fldChar w:fldCharType="begin">
          <w:fldData xml:space="preserve">PEVuZE5vdGU+PENpdGU+PEF1dGhvcj5DaGVuPC9BdXRob3I+PFllYXI+MTk5NzwvWWVhcj48UmVj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PEVuZE5vdGU+PENpdGU+PEF1dGhvcj5DaGVuPC9BdXRob3I+PFllYXI+MTk5NzwvWWVhcj48UmVj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00B37BF9" w:rsidRPr="00A429CA">
        <w:rPr>
          <w:rFonts w:ascii="Arial" w:hAnsi="Arial" w:cs="Arial"/>
          <w:sz w:val="22"/>
        </w:rPr>
      </w:r>
      <w:r w:rsidR="00B37BF9" w:rsidRPr="00A429CA">
        <w:rPr>
          <w:rFonts w:ascii="Arial" w:hAnsi="Arial" w:cs="Arial"/>
          <w:sz w:val="22"/>
        </w:rPr>
        <w:fldChar w:fldCharType="separate"/>
      </w:r>
      <w:r w:rsidR="0078558E">
        <w:rPr>
          <w:rFonts w:ascii="Arial" w:hAnsi="Arial" w:cs="Arial"/>
          <w:noProof/>
          <w:sz w:val="22"/>
        </w:rPr>
        <w:t>(3, 4)</w:t>
      </w:r>
      <w:r w:rsidR="00B37BF9" w:rsidRPr="00A429CA">
        <w:rPr>
          <w:rFonts w:ascii="Arial" w:hAnsi="Arial" w:cs="Arial"/>
          <w:sz w:val="22"/>
        </w:rPr>
        <w:fldChar w:fldCharType="end"/>
      </w:r>
      <w:r w:rsidR="00B37BF9" w:rsidRPr="00A32097">
        <w:rPr>
          <w:rFonts w:ascii="Arial" w:hAnsi="Arial" w:cs="Arial"/>
          <w:sz w:val="22"/>
        </w:rPr>
        <w:t>.</w:t>
      </w:r>
      <w:r w:rsidRPr="00A32097">
        <w:rPr>
          <w:rFonts w:ascii="Arial" w:hAnsi="Arial" w:cs="Arial"/>
          <w:sz w:val="22"/>
        </w:rPr>
        <w:t xml:space="preserve"> Chronic inflammation, fibrosis, and aberrant hepatocyte regeneration favor a series of genetic and epigenetic events that culminate in hepatocyte malignant transformation.</w:t>
      </w:r>
      <w:r w:rsidR="00B37BF9" w:rsidRPr="00A32097">
        <w:rPr>
          <w:rFonts w:ascii="Arial" w:hAnsi="Arial" w:cs="Arial"/>
          <w:sz w:val="22"/>
        </w:rPr>
        <w:t xml:space="preserve"> </w:t>
      </w:r>
      <w:r w:rsidR="00203E7C" w:rsidRPr="00A32097">
        <w:rPr>
          <w:rFonts w:ascii="Arial" w:hAnsi="Arial" w:cs="Arial"/>
          <w:sz w:val="22"/>
        </w:rPr>
        <w:t>Hepatocarcinogenesis is a complex and poorly-understood multistep process that includes the histological transition from regenerative nodules in the context of cirrhosis, through dysplastic nodules and ultimately HCC</w:t>
      </w:r>
      <w:r w:rsidR="006B7CA2" w:rsidRPr="00A32097">
        <w:rPr>
          <w:rFonts w:ascii="Arial" w:hAnsi="Arial" w:cs="Arial"/>
          <w:sz w:val="22"/>
        </w:rPr>
        <w:t xml:space="preserve"> </w:t>
      </w:r>
      <w:r w:rsidR="003A12E3" w:rsidRPr="00A429CA">
        <w:rPr>
          <w:rFonts w:ascii="Arial" w:hAnsi="Arial" w:cs="Arial"/>
          <w:sz w:val="22"/>
        </w:rPr>
        <w:fldChar w:fldCharType="begin">
          <w:fldData xml:space="preserve">PEVuZE5vdGU+PENpdGU+PEF1dGhvcj5TdGF1ZmZlcjwvQXV0aG9yPjxZZWFyPjIwMTI8L1llYXI+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PEVuZE5vdGU+PENpdGU+PEF1dGhvcj5TdGF1ZmZlcjwvQXV0aG9yPjxZZWFyPjIwMTI8L1llYXI+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003A12E3" w:rsidRPr="00A429CA">
        <w:rPr>
          <w:rFonts w:ascii="Arial" w:hAnsi="Arial" w:cs="Arial"/>
          <w:sz w:val="22"/>
        </w:rPr>
      </w:r>
      <w:r w:rsidR="003A12E3" w:rsidRPr="00A429CA">
        <w:rPr>
          <w:rFonts w:ascii="Arial" w:hAnsi="Arial" w:cs="Arial"/>
          <w:sz w:val="22"/>
        </w:rPr>
        <w:fldChar w:fldCharType="separate"/>
      </w:r>
      <w:r w:rsidR="0078558E">
        <w:rPr>
          <w:rFonts w:ascii="Arial" w:hAnsi="Arial" w:cs="Arial"/>
          <w:noProof/>
          <w:sz w:val="22"/>
        </w:rPr>
        <w:t>(5-7)</w:t>
      </w:r>
      <w:r w:rsidR="003A12E3" w:rsidRPr="00A429CA">
        <w:rPr>
          <w:rFonts w:ascii="Arial" w:hAnsi="Arial" w:cs="Arial"/>
          <w:sz w:val="22"/>
        </w:rPr>
        <w:fldChar w:fldCharType="end"/>
      </w:r>
      <w:r w:rsidR="003A12E3" w:rsidRPr="00A32097">
        <w:rPr>
          <w:rFonts w:ascii="Arial" w:hAnsi="Arial" w:cs="Arial"/>
          <w:sz w:val="22"/>
        </w:rPr>
        <w:t>.</w:t>
      </w:r>
      <w:r w:rsidR="00551FD5" w:rsidRPr="00A32097">
        <w:rPr>
          <w:rFonts w:ascii="Arial" w:hAnsi="Arial" w:cs="Arial"/>
          <w:sz w:val="22"/>
        </w:rPr>
        <w:t xml:space="preserve"> </w:t>
      </w:r>
      <w:r w:rsidR="00DF67C0" w:rsidRPr="00A32097">
        <w:rPr>
          <w:rFonts w:ascii="Arial" w:hAnsi="Arial" w:cs="Arial"/>
          <w:sz w:val="22"/>
        </w:rPr>
        <w:t>The high risk of HCC development in patients with cirrhosis (i.e., 2-</w:t>
      </w:r>
      <w:r w:rsidR="00DD413E" w:rsidRPr="00A32097">
        <w:rPr>
          <w:rFonts w:ascii="Arial" w:hAnsi="Arial" w:cs="Arial"/>
          <w:sz w:val="22"/>
        </w:rPr>
        <w:t>7</w:t>
      </w:r>
      <w:r w:rsidR="00DF67C0" w:rsidRPr="00A32097">
        <w:rPr>
          <w:rFonts w:ascii="Arial" w:hAnsi="Arial" w:cs="Arial"/>
          <w:sz w:val="22"/>
        </w:rPr>
        <w:t>% annual</w:t>
      </w:r>
      <w:r w:rsidR="00E07447" w:rsidRPr="00A32097">
        <w:rPr>
          <w:rFonts w:ascii="Arial" w:hAnsi="Arial" w:cs="Arial"/>
          <w:sz w:val="22"/>
        </w:rPr>
        <w:t xml:space="preserve"> risk</w:t>
      </w:r>
      <w:r w:rsidR="00DF67C0" w:rsidRPr="00A32097">
        <w:rPr>
          <w:rFonts w:ascii="Arial" w:hAnsi="Arial" w:cs="Arial"/>
          <w:sz w:val="22"/>
        </w:rPr>
        <w:t xml:space="preserve">) justifies the recommendation of biannual HCC surveillance with abdominal ultrasound (US) </w:t>
      </w:r>
      <w:r w:rsidR="00337DAF" w:rsidRPr="00A32097">
        <w:rPr>
          <w:rFonts w:ascii="Arial" w:hAnsi="Arial" w:cs="Arial"/>
          <w:sz w:val="22"/>
        </w:rPr>
        <w:t>with or without</w:t>
      </w:r>
      <w:r w:rsidR="00DF67C0" w:rsidRPr="00A32097">
        <w:rPr>
          <w:rFonts w:ascii="Arial" w:hAnsi="Arial" w:cs="Arial"/>
          <w:sz w:val="22"/>
        </w:rPr>
        <w:t xml:space="preserve"> serum alpha-fetoprotein (AFP) in patients at high-risk</w:t>
      </w:r>
      <w:r w:rsidR="00EF13D8" w:rsidRPr="00A32097">
        <w:rPr>
          <w:rFonts w:ascii="Arial" w:hAnsi="Arial" w:cs="Arial"/>
          <w:sz w:val="22"/>
        </w:rPr>
        <w:t xml:space="preserve"> </w:t>
      </w:r>
      <w:r w:rsidR="00DF67C0" w:rsidRPr="00A429CA">
        <w:rPr>
          <w:rFonts w:ascii="Arial" w:hAnsi="Arial" w:cs="Arial"/>
          <w:sz w:val="22"/>
        </w:rPr>
        <w:fldChar w:fldCharType="begin"/>
      </w:r>
      <w:r w:rsidR="00FF7B11">
        <w:rPr>
          <w:rFonts w:ascii="Arial" w:hAnsi="Arial" w:cs="Arial"/>
          <w:sz w:val="22"/>
        </w:rPr>
        <w:instrText xml:space="preserve"> ADDIN EN.CITE &lt;EndNote&gt;&lt;Cite&gt;&lt;Author&gt;European Association for the Study of the Liver. Electronic address&lt;/Author&gt;&lt;Year&gt;2018&lt;/Year&gt;&lt;RecNum&gt;8&lt;/RecNum&gt;&lt;DisplayText&gt;(8)&lt;/DisplayText&gt;&lt;record&gt;&lt;rec-number&gt;8&lt;/rec-number&gt;&lt;foreign-keys&gt;&lt;key app="EN" db-id="azdt0xssp05swhexfr1pfdavptt2pwtfzf95" timestamp="1576486170"&gt;8&lt;/key&gt;&lt;/foreign-keys&gt;&lt;ref-type name="Journal Article"&gt;17&lt;/ref-type&gt;&lt;contributors&gt;&lt;authors&gt;&lt;author&gt;European Association for the Study of the Liver. Electronic address, easloffice easloffice eu&lt;/author&gt;&lt;author&gt;European Association for the Study of the, Liver&lt;/author&gt;&lt;/authors&gt;&lt;/contributors&gt;&lt;titles&gt;&lt;title&gt;EASL Clinical Practice Guidelines: Management of hepatocellular carcinoma&lt;/title&gt;&lt;secondary-title&gt;J Hepatol&lt;/secondary-title&gt;&lt;/titles&gt;&lt;periodical&gt;&lt;full-title&gt;J Hepatol&lt;/full-title&gt;&lt;/periodical&gt;&lt;pages&gt;182-236&lt;/pages&gt;&lt;volume&gt;69&lt;/volume&gt;&lt;number&gt;1&lt;/number&gt;&lt;dates&gt;&lt;year&gt;2018&lt;/year&gt;&lt;pub-dates&gt;&lt;date&gt;Jul&lt;/date&gt;&lt;/pub-dates&gt;&lt;/dates&gt;&lt;isbn&gt;1600-0641 (Electronic)&amp;#xD;0168-8278 (Linking)&lt;/isbn&gt;&lt;accession-num&gt;29628281&lt;/accession-num&gt;&lt;urls&gt;&lt;related-urls&gt;&lt;url&gt;https://www.ncbi.nlm.nih.gov/pubmed/29628281&lt;/url&gt;&lt;/related-urls&gt;&lt;/urls&gt;&lt;electronic-resource-num&gt;10.1016/j.jhep.2018.03.019&lt;/electronic-resource-num&gt;&lt;/record&gt;&lt;/Cite&gt;&lt;/EndNote&gt;</w:instrText>
      </w:r>
      <w:r w:rsidR="00DF67C0" w:rsidRPr="00A429CA">
        <w:rPr>
          <w:rFonts w:ascii="Arial" w:hAnsi="Arial" w:cs="Arial"/>
          <w:sz w:val="22"/>
        </w:rPr>
        <w:fldChar w:fldCharType="separate"/>
      </w:r>
      <w:r w:rsidR="0078558E">
        <w:rPr>
          <w:rFonts w:ascii="Arial" w:hAnsi="Arial" w:cs="Arial"/>
          <w:noProof/>
          <w:sz w:val="22"/>
        </w:rPr>
        <w:t>(8)</w:t>
      </w:r>
      <w:r w:rsidR="00DF67C0" w:rsidRPr="00A429CA">
        <w:rPr>
          <w:rFonts w:ascii="Arial" w:hAnsi="Arial" w:cs="Arial"/>
          <w:sz w:val="22"/>
        </w:rPr>
        <w:fldChar w:fldCharType="end"/>
      </w:r>
      <w:r w:rsidR="00DF67C0" w:rsidRPr="00A32097">
        <w:rPr>
          <w:rFonts w:ascii="Arial" w:hAnsi="Arial" w:cs="Arial"/>
          <w:sz w:val="22"/>
        </w:rPr>
        <w:t>. Non-randomized studies sugg</w:t>
      </w:r>
      <w:r w:rsidR="00DF67C0" w:rsidRPr="000F0CE7">
        <w:rPr>
          <w:rFonts w:ascii="Arial" w:hAnsi="Arial" w:cs="Arial"/>
          <w:sz w:val="22"/>
        </w:rPr>
        <w:t>est that early HCC detect</w:t>
      </w:r>
      <w:r w:rsidR="00DF67C0" w:rsidRPr="00A32097">
        <w:rPr>
          <w:rFonts w:ascii="Arial" w:hAnsi="Arial" w:cs="Arial"/>
          <w:sz w:val="22"/>
        </w:rPr>
        <w:t>ion increases the odds to receive a curative treatment and increase survival. However, the sensitivity of US and AFP is 63% to detect early stage HCC</w:t>
      </w:r>
      <w:r w:rsidR="00FF7B11">
        <w:rPr>
          <w:rFonts w:ascii="Arial" w:hAnsi="Arial" w:cs="Arial"/>
          <w:sz w:val="22"/>
        </w:rPr>
        <w:t xml:space="preserve"> </w:t>
      </w:r>
      <w:r w:rsidR="00FF7B11">
        <w:rPr>
          <w:rFonts w:ascii="Arial" w:hAnsi="Arial" w:cs="Arial"/>
          <w:sz w:val="22"/>
        </w:rPr>
        <w:fldChar w:fldCharType="begin">
          <w:fldData xml:space="preserve">PEVuZE5vdGU+PENpdGU+PEF1dGhvcj5UemFydHpldmE8L0F1dGhvcj48WWVhcj4yMDE4PC9ZZWFy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PEVuZE5vdGU+PENpdGU+PEF1dGhvcj5UemFydHpldmE8L0F1dGhvcj48WWVhcj4yMDE4PC9ZZWFy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00FF7B11">
        <w:rPr>
          <w:rFonts w:ascii="Arial" w:hAnsi="Arial" w:cs="Arial"/>
          <w:sz w:val="22"/>
        </w:rPr>
      </w:r>
      <w:r w:rsidR="00FF7B11">
        <w:rPr>
          <w:rFonts w:ascii="Arial" w:hAnsi="Arial" w:cs="Arial"/>
          <w:sz w:val="22"/>
        </w:rPr>
        <w:fldChar w:fldCharType="separate"/>
      </w:r>
      <w:r w:rsidR="00FF7B11">
        <w:rPr>
          <w:rFonts w:ascii="Arial" w:hAnsi="Arial" w:cs="Arial"/>
          <w:noProof/>
          <w:sz w:val="22"/>
        </w:rPr>
        <w:t>(9)</w:t>
      </w:r>
      <w:r w:rsidR="00FF7B11">
        <w:rPr>
          <w:rFonts w:ascii="Arial" w:hAnsi="Arial" w:cs="Arial"/>
          <w:sz w:val="22"/>
        </w:rPr>
        <w:fldChar w:fldCharType="end"/>
      </w:r>
      <w:r w:rsidR="00DF67C0" w:rsidRPr="00A32097">
        <w:rPr>
          <w:rFonts w:ascii="Arial" w:hAnsi="Arial" w:cs="Arial"/>
          <w:sz w:val="22"/>
        </w:rPr>
        <w:t xml:space="preserve">, which underscores the need </w:t>
      </w:r>
      <w:r w:rsidR="00DF67C0" w:rsidRPr="000F0CE7">
        <w:rPr>
          <w:rFonts w:ascii="Arial" w:hAnsi="Arial" w:cs="Arial"/>
          <w:sz w:val="22"/>
        </w:rPr>
        <w:t xml:space="preserve">for </w:t>
      </w:r>
      <w:r w:rsidR="0003020A" w:rsidRPr="000F0CE7">
        <w:rPr>
          <w:rFonts w:ascii="Arial" w:hAnsi="Arial" w:cs="Arial"/>
          <w:sz w:val="22"/>
        </w:rPr>
        <w:t>improved</w:t>
      </w:r>
      <w:r w:rsidR="00DF67C0" w:rsidRPr="000F0CE7">
        <w:rPr>
          <w:rFonts w:ascii="Arial" w:hAnsi="Arial" w:cs="Arial"/>
          <w:sz w:val="22"/>
        </w:rPr>
        <w:t xml:space="preserve"> early </w:t>
      </w:r>
      <w:r w:rsidR="00DF67C0" w:rsidRPr="009606D8">
        <w:rPr>
          <w:rFonts w:ascii="Arial" w:hAnsi="Arial" w:cs="Arial"/>
          <w:sz w:val="22"/>
        </w:rPr>
        <w:t>detection tools.</w:t>
      </w:r>
    </w:p>
    <w:p w14:paraId="537C7974" w14:textId="1A6ACE97" w:rsidR="00294030" w:rsidRPr="00BE1BDF" w:rsidRDefault="0078558E" w:rsidP="0078558E">
      <w:pPr>
        <w:spacing w:before="240"/>
        <w:ind w:firstLine="330"/>
        <w:rPr>
          <w:rFonts w:ascii="Arial" w:hAnsi="Arial" w:cs="Arial"/>
          <w:sz w:val="22"/>
        </w:rPr>
      </w:pPr>
      <w:r w:rsidRPr="00A32097">
        <w:rPr>
          <w:rFonts w:ascii="Arial" w:hAnsi="Arial" w:cs="Arial"/>
          <w:sz w:val="22"/>
        </w:rPr>
        <w:t>Circulating cell-free DNA (cfDNA) are small double-stranded DNA fragments</w:t>
      </w:r>
      <w:r>
        <w:rPr>
          <w:rFonts w:ascii="Arial" w:hAnsi="Arial" w:cs="Arial"/>
          <w:sz w:val="22"/>
        </w:rPr>
        <w:t xml:space="preserve"> </w:t>
      </w:r>
      <w:r w:rsidRPr="00A429CA">
        <w:rPr>
          <w:rFonts w:ascii="Arial" w:hAnsi="Arial" w:cs="Arial"/>
          <w:sz w:val="22"/>
        </w:rPr>
        <w:fldChar w:fldCharType="begin">
          <w:fldData xml:space="preserve">PEVuZE5vdGU+PENpdGU+PEF1dGhvcj5GbGVpc2NoaGFja2VyPC9BdXRob3I+PFllYXI+MjAwNzwv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PEVuZE5vdGU+PENpdGU+PEF1dGhvcj5GbGVpc2NoaGFja2VyPC9BdXRob3I+PFllYXI+MjAwNzwv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Pr="00A429CA">
        <w:rPr>
          <w:rFonts w:ascii="Arial" w:hAnsi="Arial" w:cs="Arial"/>
          <w:sz w:val="22"/>
        </w:rPr>
      </w:r>
      <w:r w:rsidRPr="00A429CA">
        <w:rPr>
          <w:rFonts w:ascii="Arial" w:hAnsi="Arial" w:cs="Arial"/>
          <w:sz w:val="22"/>
        </w:rPr>
        <w:fldChar w:fldCharType="separate"/>
      </w:r>
      <w:r w:rsidR="00FF7B11">
        <w:rPr>
          <w:rFonts w:ascii="Arial" w:hAnsi="Arial" w:cs="Arial"/>
          <w:noProof/>
          <w:sz w:val="22"/>
        </w:rPr>
        <w:t>(10)</w:t>
      </w:r>
      <w:r w:rsidRPr="00A429CA">
        <w:rPr>
          <w:rFonts w:ascii="Arial" w:hAnsi="Arial" w:cs="Arial"/>
          <w:sz w:val="22"/>
        </w:rPr>
        <w:fldChar w:fldCharType="end"/>
      </w:r>
      <w:r w:rsidRPr="00A32097">
        <w:rPr>
          <w:rFonts w:ascii="Arial" w:hAnsi="Arial" w:cs="Arial"/>
          <w:sz w:val="22"/>
        </w:rPr>
        <w:t xml:space="preserve"> found in plasma, urine, </w:t>
      </w:r>
      <w:r w:rsidR="00DD1147">
        <w:rPr>
          <w:rFonts w:ascii="Arial" w:hAnsi="Arial" w:cs="Arial"/>
          <w:sz w:val="22"/>
        </w:rPr>
        <w:t xml:space="preserve">saliva, cerebrospinal fluid (CSF) </w:t>
      </w:r>
      <w:r w:rsidRPr="00A32097">
        <w:rPr>
          <w:rFonts w:ascii="Arial" w:hAnsi="Arial" w:cs="Arial"/>
          <w:sz w:val="22"/>
        </w:rPr>
        <w:t>and other body fluids</w:t>
      </w:r>
      <w:r>
        <w:rPr>
          <w:rFonts w:ascii="Arial" w:hAnsi="Arial" w:cs="Arial"/>
          <w:sz w:val="22"/>
        </w:rPr>
        <w:t xml:space="preserve"> </w:t>
      </w:r>
      <w:r w:rsidRPr="00A429CA">
        <w:rPr>
          <w:rFonts w:ascii="Arial" w:hAnsi="Arial" w:cs="Arial"/>
          <w:sz w:val="22"/>
        </w:rPr>
        <w:fldChar w:fldCharType="begin"/>
      </w:r>
      <w:r w:rsidR="00FF7B11">
        <w:rPr>
          <w:rFonts w:ascii="Arial" w:hAnsi="Arial" w:cs="Arial"/>
          <w:sz w:val="22"/>
        </w:rPr>
        <w:instrText xml:space="preserve"> ADDIN EN.CITE &lt;EndNote&gt;&lt;Cite&gt;&lt;Author&gt;Chan&lt;/Author&gt;&lt;Year&gt;2003&lt;/Year&gt;&lt;RecNum&gt;10&lt;/RecNum&gt;&lt;DisplayText&gt;(11)&lt;/DisplayText&gt;&lt;record&gt;&lt;rec-number&gt;10&lt;/rec-number&gt;&lt;foreign-keys&gt;&lt;key app="EN" db-id="azdt0xssp05swhexfr1pfdavptt2pwtfzf95" timestamp="1576486170"&gt;10&lt;/key&gt;&lt;/foreign-keys&gt;&lt;ref-type name="Journal Article"&gt;17&lt;/ref-type&gt;&lt;contributors&gt;&lt;authors&gt;&lt;author&gt;Chan, A. K.&lt;/author&gt;&lt;author&gt;Chiu, R. W.&lt;/author&gt;&lt;author&gt;Lo, Y. M.&lt;/author&gt;&lt;author&gt;Clinical Sciences Reviews Committee of the Association of Clinical, Biochemists&lt;/author&gt;&lt;/authors&gt;&lt;/contributors&gt;&lt;auth-address&gt;Department of Chemical Pathology, The Chinese University of Hong Kong, Prince of Wales Hospital, 30-32 Ngan Shing Street, Shatin, New Territories, Hong Kong SAR.&lt;/auth-address&gt;&lt;titles&gt;&lt;title&gt;Cell-free nucleic acids in plasma, serum and urine: a new tool in molecular diagnosis&lt;/title&gt;&lt;secondary-title&gt;Ann Clin Biochem&lt;/secondary-title&gt;&lt;/titles&gt;&lt;periodical&gt;&lt;full-title&gt;Ann Clin Biochem&lt;/full-title&gt;&lt;/periodical&gt;&lt;pages&gt;122-30&lt;/pages&gt;&lt;volume&gt;40&lt;/volume&gt;&lt;number&gt;Pt 2&lt;/number&gt;&lt;keywords&gt;&lt;keyword&gt;Biomarkers, Tumor/blood/urine&lt;/keyword&gt;&lt;keyword&gt;Female&lt;/keyword&gt;&lt;keyword&gt;Humans&lt;/keyword&gt;&lt;keyword&gt;Neoplasms/diagnosis&lt;/keyword&gt;&lt;keyword&gt;Nucleic Acids/*blood/*urine&lt;/keyword&gt;&lt;keyword&gt;Pregnancy&lt;/keyword&gt;&lt;keyword&gt;Prenatal Diagnosis/methods&lt;/keyword&gt;&lt;/keywords&gt;&lt;dates&gt;&lt;year&gt;2003&lt;/year&gt;&lt;pub-dates&gt;&lt;date&gt;Mar&lt;/date&gt;&lt;/pub-dates&gt;&lt;/dates&gt;&lt;isbn&gt;0004-5632 (Print)&amp;#xD;0004-5632 (Linking)&lt;/isbn&gt;&lt;accession-num&gt;12662399&lt;/accession-num&gt;&lt;urls&gt;&lt;related-urls&gt;&lt;url&gt;https://www.ncbi.nlm.nih.gov/pubmed/12662399&lt;/url&gt;&lt;/related-urls&gt;&lt;/urls&gt;&lt;electronic-resource-num&gt;10.1258/000456303763046030&lt;/electronic-resource-num&gt;&lt;/record&gt;&lt;/Cite&gt;&lt;/EndNote&gt;</w:instrText>
      </w:r>
      <w:r w:rsidRPr="00A429CA">
        <w:rPr>
          <w:rFonts w:ascii="Arial" w:hAnsi="Arial" w:cs="Arial"/>
          <w:sz w:val="22"/>
        </w:rPr>
        <w:fldChar w:fldCharType="separate"/>
      </w:r>
      <w:r w:rsidR="00FF7B11">
        <w:rPr>
          <w:rFonts w:ascii="Arial" w:hAnsi="Arial" w:cs="Arial"/>
          <w:noProof/>
          <w:sz w:val="22"/>
        </w:rPr>
        <w:t>(11)</w:t>
      </w:r>
      <w:r w:rsidRPr="00A429CA">
        <w:rPr>
          <w:rFonts w:ascii="Arial" w:hAnsi="Arial" w:cs="Arial"/>
          <w:sz w:val="22"/>
        </w:rPr>
        <w:fldChar w:fldCharType="end"/>
      </w:r>
      <w:r w:rsidRPr="00A32097">
        <w:rPr>
          <w:rFonts w:ascii="Arial" w:hAnsi="Arial" w:cs="Arial"/>
          <w:sz w:val="22"/>
        </w:rPr>
        <w:t xml:space="preserve"> originating </w:t>
      </w:r>
      <w:r w:rsidR="004E21A8">
        <w:rPr>
          <w:rFonts w:ascii="Arial" w:hAnsi="Arial" w:cs="Arial"/>
          <w:sz w:val="22"/>
        </w:rPr>
        <w:t>of</w:t>
      </w:r>
      <w:r w:rsidR="004E21A8" w:rsidRPr="00A32097">
        <w:rPr>
          <w:rFonts w:ascii="Arial" w:hAnsi="Arial" w:cs="Arial"/>
          <w:sz w:val="22"/>
        </w:rPr>
        <w:t xml:space="preserve"> </w:t>
      </w:r>
      <w:r w:rsidRPr="00A32097">
        <w:rPr>
          <w:rFonts w:ascii="Arial" w:hAnsi="Arial" w:cs="Arial"/>
          <w:sz w:val="22"/>
        </w:rPr>
        <w:t>cell apoptosis and necrosis</w:t>
      </w:r>
      <w:r>
        <w:rPr>
          <w:rFonts w:ascii="Arial" w:hAnsi="Arial" w:cs="Arial"/>
          <w:sz w:val="22"/>
        </w:rPr>
        <w:t xml:space="preserve"> </w:t>
      </w:r>
      <w:r w:rsidRPr="00A429CA">
        <w:rPr>
          <w:rFonts w:ascii="Arial" w:hAnsi="Arial" w:cs="Arial"/>
          <w:sz w:val="22"/>
        </w:rPr>
        <w:fldChar w:fldCharType="begin"/>
      </w:r>
      <w:r w:rsidR="00FF7B11">
        <w:rPr>
          <w:rFonts w:ascii="Arial" w:hAnsi="Arial" w:cs="Arial"/>
          <w:sz w:val="22"/>
        </w:rPr>
        <w:instrText xml:space="preserve"> ADDIN EN.CITE &lt;EndNote&gt;&lt;Cite&gt;&lt;Author&gt;Stroun&lt;/Author&gt;&lt;Year&gt;2000&lt;/Year&gt;&lt;RecNum&gt;11&lt;/RecNum&gt;&lt;DisplayText&gt;(12)&lt;/DisplayText&gt;&lt;record&gt;&lt;rec-number&gt;11&lt;/rec-number&gt;&lt;foreign-keys&gt;&lt;key app="EN" db-id="azdt0xssp05swhexfr1pfdavptt2pwtfzf95" timestamp="1576486171"&gt;11&lt;/key&gt;&lt;/foreign-keys&gt;&lt;ref-type name="Journal Article"&gt;17&lt;/ref-type&gt;&lt;contributors&gt;&lt;authors&gt;&lt;author&gt;Stroun, M.&lt;/author&gt;&lt;author&gt;Maurice, P.&lt;/author&gt;&lt;author&gt;Vasioukhin, V.&lt;/author&gt;&lt;author&gt;Lyautey, J.&lt;/author&gt;&lt;author&gt;Lederrey, C.&lt;/author&gt;&lt;author&gt;Lefort, F.&lt;/author&gt;&lt;author&gt;Rossier, A.&lt;/author&gt;&lt;author&gt;Chen, X. Q.&lt;/author&gt;&lt;author&gt;Anker, P.&lt;/author&gt;&lt;/authors&gt;&lt;/contributors&gt;&lt;auth-address&gt;Departement de Biochimie et de Physiologie Vegetale, Faculte des Sciences, Universite de Geneve, Switzerland. anker@sc2a.unige.ch&lt;/auth-address&gt;&lt;titles&gt;&lt;title&gt;The origin and mechanism of circulating DNA&lt;/title&gt;&lt;secondary-title&gt;Ann N Y Acad Sci&lt;/secondary-title&gt;&lt;/titles&gt;&lt;periodical&gt;&lt;full-title&gt;Ann N Y Acad Sci&lt;/full-title&gt;&lt;/periodical&gt;&lt;pages&gt;161-8&lt;/pages&gt;&lt;volume&gt;906&lt;/volume&gt;&lt;keywords&gt;&lt;keyword&gt;Apoptosis&lt;/keyword&gt;&lt;keyword&gt;DNA, Neoplasm/*blood&lt;/keyword&gt;&lt;keyword&gt;Humans&lt;/keyword&gt;&lt;keyword&gt;Necrosis&lt;/keyword&gt;&lt;keyword&gt;Neoplasm Metastasis&lt;/keyword&gt;&lt;keyword&gt;Neoplasms/*blood/genetics/pathology&lt;/keyword&gt;&lt;/keywords&gt;&lt;dates&gt;&lt;year&gt;2000&lt;/year&gt;&lt;pub-dates&gt;&lt;date&gt;Apr&lt;/date&gt;&lt;/pub-dates&gt;&lt;/dates&gt;&lt;isbn&gt;0077-8923 (Print)&amp;#xD;0077-8923 (Linking)&lt;/isbn&gt;&lt;accession-num&gt;10818614&lt;/accession-num&gt;&lt;urls&gt;&lt;related-urls&gt;&lt;url&gt;https://www.ncbi.nlm.nih.gov/pubmed/10818614&lt;/url&gt;&lt;/related-urls&gt;&lt;/urls&gt;&lt;/record&gt;&lt;/Cite&gt;&lt;/EndNote&gt;</w:instrText>
      </w:r>
      <w:r w:rsidRPr="00A429CA">
        <w:rPr>
          <w:rFonts w:ascii="Arial" w:hAnsi="Arial" w:cs="Arial"/>
          <w:sz w:val="22"/>
        </w:rPr>
        <w:fldChar w:fldCharType="separate"/>
      </w:r>
      <w:r w:rsidR="00FF7B11">
        <w:rPr>
          <w:rFonts w:ascii="Arial" w:hAnsi="Arial" w:cs="Arial"/>
          <w:noProof/>
          <w:sz w:val="22"/>
        </w:rPr>
        <w:t>(12)</w:t>
      </w:r>
      <w:r w:rsidRPr="00A429CA">
        <w:rPr>
          <w:rFonts w:ascii="Arial" w:hAnsi="Arial" w:cs="Arial"/>
          <w:sz w:val="22"/>
        </w:rPr>
        <w:fldChar w:fldCharType="end"/>
      </w:r>
      <w:r w:rsidRPr="00A32097">
        <w:rPr>
          <w:rFonts w:ascii="Arial" w:hAnsi="Arial" w:cs="Arial"/>
          <w:sz w:val="22"/>
        </w:rPr>
        <w:t>. In many settings, analyses of cfDNA can be regarded as a way to perform a “liquid biopsy”, which have been produced promising results for genetic testing</w:t>
      </w:r>
      <w:r>
        <w:rPr>
          <w:rFonts w:ascii="Arial" w:hAnsi="Arial" w:cs="Arial"/>
          <w:sz w:val="22"/>
        </w:rPr>
        <w:t xml:space="preserve"> </w:t>
      </w:r>
      <w:r w:rsidRPr="000F0CE7">
        <w:rPr>
          <w:rFonts w:ascii="Arial" w:hAnsi="Arial" w:cs="Arial"/>
          <w:sz w:val="22"/>
        </w:rPr>
        <w:fldChar w:fldCharType="begin">
          <w:fldData xml:space="preserve">PEVuZE5vdGU+PENpdGU+PEF1dGhvcj5XYWxkcm9uPC9BdXRob3I+PFllYXI+MjAxNjwvWWVhcj48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PEVuZE5vdGU+PENpdGU+PEF1dGhvcj5XYWxkcm9uPC9BdXRob3I+PFllYXI+MjAxNjwvWWVhcj48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Pr="000F0CE7">
        <w:rPr>
          <w:rFonts w:ascii="Arial" w:hAnsi="Arial" w:cs="Arial"/>
          <w:sz w:val="22"/>
        </w:rPr>
      </w:r>
      <w:r w:rsidRPr="000F0CE7">
        <w:rPr>
          <w:rFonts w:ascii="Arial" w:hAnsi="Arial" w:cs="Arial"/>
          <w:sz w:val="22"/>
        </w:rPr>
        <w:fldChar w:fldCharType="separate"/>
      </w:r>
      <w:r w:rsidR="00FF7B11">
        <w:rPr>
          <w:rFonts w:ascii="Arial" w:hAnsi="Arial" w:cs="Arial"/>
          <w:noProof/>
          <w:sz w:val="22"/>
        </w:rPr>
        <w:t>(13, 14)</w:t>
      </w:r>
      <w:r w:rsidRPr="000F0CE7">
        <w:rPr>
          <w:rFonts w:ascii="Arial" w:hAnsi="Arial" w:cs="Arial"/>
          <w:sz w:val="22"/>
        </w:rPr>
        <w:fldChar w:fldCharType="end"/>
      </w:r>
      <w:r w:rsidRPr="000F0CE7">
        <w:rPr>
          <w:rFonts w:ascii="Arial" w:hAnsi="Arial" w:cs="Arial"/>
          <w:sz w:val="22"/>
        </w:rPr>
        <w:t>, early cancer detec</w:t>
      </w:r>
      <w:r w:rsidRPr="00A32097">
        <w:rPr>
          <w:rFonts w:ascii="Arial" w:hAnsi="Arial" w:cs="Arial"/>
          <w:sz w:val="22"/>
        </w:rPr>
        <w:t>tion</w:t>
      </w:r>
      <w:r>
        <w:rPr>
          <w:rFonts w:ascii="Arial" w:hAnsi="Arial" w:cs="Arial"/>
          <w:sz w:val="22"/>
        </w:rPr>
        <w:t xml:space="preserve"> </w:t>
      </w:r>
      <w:r w:rsidRPr="00A429CA">
        <w:rPr>
          <w:rFonts w:ascii="Arial" w:hAnsi="Arial" w:cs="Arial"/>
          <w:sz w:val="22"/>
        </w:rPr>
        <w:fldChar w:fldCharType="begin">
          <w:fldData xml:space="preserve">PEVuZE5vdGU+PENpdGU+PEF1dGhvcj5Db3Jjb3JhbjwvQXV0aG9yPjxZZWFyPjIwMTk8L1llYXI+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PEVuZE5vdGU+PENpdGU+PEF1dGhvcj5Db3Jjb3JhbjwvQXV0aG9yPjxZZWFyPjIwMTk8L1llYXI+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Pr="00A429CA">
        <w:rPr>
          <w:rFonts w:ascii="Arial" w:hAnsi="Arial" w:cs="Arial"/>
          <w:sz w:val="22"/>
        </w:rPr>
      </w:r>
      <w:r w:rsidRPr="00A429CA">
        <w:rPr>
          <w:rFonts w:ascii="Arial" w:hAnsi="Arial" w:cs="Arial"/>
          <w:sz w:val="22"/>
        </w:rPr>
        <w:fldChar w:fldCharType="separate"/>
      </w:r>
      <w:r w:rsidR="00FF7B11">
        <w:rPr>
          <w:rFonts w:ascii="Arial" w:hAnsi="Arial" w:cs="Arial"/>
          <w:noProof/>
          <w:sz w:val="22"/>
        </w:rPr>
        <w:t>(15, 16)</w:t>
      </w:r>
      <w:r w:rsidRPr="00A429CA">
        <w:rPr>
          <w:rFonts w:ascii="Arial" w:hAnsi="Arial" w:cs="Arial"/>
          <w:sz w:val="22"/>
        </w:rPr>
        <w:fldChar w:fldCharType="end"/>
      </w:r>
      <w:r w:rsidRPr="00A32097">
        <w:rPr>
          <w:rFonts w:ascii="Arial" w:hAnsi="Arial" w:cs="Arial"/>
          <w:sz w:val="22"/>
        </w:rPr>
        <w:t xml:space="preserve"> and prognosis prediction</w:t>
      </w:r>
      <w:r>
        <w:rPr>
          <w:rFonts w:ascii="Arial" w:hAnsi="Arial" w:cs="Arial"/>
          <w:sz w:val="22"/>
        </w:rPr>
        <w:t xml:space="preserve"> </w:t>
      </w:r>
      <w:r w:rsidRPr="00A429CA">
        <w:rPr>
          <w:rFonts w:ascii="Arial" w:hAnsi="Arial" w:cs="Arial"/>
          <w:sz w:val="22"/>
        </w:rPr>
        <w:fldChar w:fldCharType="begin">
          <w:fldData xml:space="preserve">PEVuZE5vdGU+PENpdGU+PEF1dGhvcj5TY2h3YXJ6ZW5iYWNoPC9BdXRob3I+PFllYXI+MjAxMTwv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PEVuZE5vdGU+PENpdGU+PEF1dGhvcj5TY2h3YXJ6ZW5iYWNoPC9BdXRob3I+PFllYXI+MjAxMTwv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Pr="00A429CA">
        <w:rPr>
          <w:rFonts w:ascii="Arial" w:hAnsi="Arial" w:cs="Arial"/>
          <w:sz w:val="22"/>
        </w:rPr>
      </w:r>
      <w:r w:rsidRPr="00A429CA">
        <w:rPr>
          <w:rFonts w:ascii="Arial" w:hAnsi="Arial" w:cs="Arial"/>
          <w:sz w:val="22"/>
        </w:rPr>
        <w:fldChar w:fldCharType="separate"/>
      </w:r>
      <w:r w:rsidR="00FF7B11">
        <w:rPr>
          <w:rFonts w:ascii="Arial" w:hAnsi="Arial" w:cs="Arial"/>
          <w:noProof/>
          <w:sz w:val="22"/>
        </w:rPr>
        <w:t>(17, 18)</w:t>
      </w:r>
      <w:r w:rsidRPr="00A429CA">
        <w:rPr>
          <w:rFonts w:ascii="Arial" w:hAnsi="Arial" w:cs="Arial"/>
          <w:sz w:val="22"/>
        </w:rPr>
        <w:fldChar w:fldCharType="end"/>
      </w:r>
      <w:r w:rsidRPr="00A32097">
        <w:rPr>
          <w:rFonts w:ascii="Arial" w:hAnsi="Arial" w:cs="Arial"/>
          <w:sz w:val="22"/>
        </w:rPr>
        <w:t>. Apoptotic and necrotic tumor cells can release cfDNA into the peripheral blood, which reflects tumor-related genetic features, including cfDNA fragment size (cfDNA</w:t>
      </w:r>
      <w:r w:rsidRPr="000D6410">
        <w:rPr>
          <w:rFonts w:ascii="Arial" w:hAnsi="Arial" w:cs="Arial"/>
          <w:sz w:val="22"/>
          <w:vertAlign w:val="subscript"/>
        </w:rPr>
        <w:t>size</w:t>
      </w:r>
      <w:r w:rsidRPr="00A32097">
        <w:rPr>
          <w:rFonts w:ascii="Arial" w:hAnsi="Arial" w:cs="Arial"/>
          <w:sz w:val="22"/>
        </w:rPr>
        <w:t>)</w:t>
      </w:r>
      <w:r>
        <w:rPr>
          <w:rFonts w:ascii="Arial" w:hAnsi="Arial" w:cs="Arial"/>
          <w:sz w:val="22"/>
        </w:rPr>
        <w:t xml:space="preserve"> </w:t>
      </w:r>
      <w:r w:rsidRPr="00A429CA">
        <w:rPr>
          <w:rFonts w:ascii="Arial" w:hAnsi="Arial" w:cs="Arial"/>
          <w:sz w:val="22"/>
        </w:rPr>
        <w:fldChar w:fldCharType="begin">
          <w:fldData xml:space="preserve">PEVuZE5vdGU+PENpdGU+PEF1dGhvcj5DcmlzdGlhbm88L0F1dGhvcj48WWVhcj4yMDE5PC9ZZWFy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</w:fldData>
        </w:fldChar>
      </w:r>
      <w:r w:rsidR="00C237FA">
        <w:rPr>
          <w:rFonts w:ascii="Arial" w:hAnsi="Arial" w:cs="Arial"/>
          <w:sz w:val="22"/>
        </w:rPr>
        <w:instrText xml:space="preserve"> ADDIN EN.CITE </w:instrText>
      </w:r>
      <w:r w:rsidR="00C237FA">
        <w:rPr>
          <w:rFonts w:ascii="Arial" w:hAnsi="Arial" w:cs="Arial"/>
          <w:sz w:val="22"/>
        </w:rPr>
        <w:fldChar w:fldCharType="begin">
          <w:fldData xml:space="preserve">PEVuZE5vdGU+PENpdGU+PEF1dGhvcj5DcmlzdGlhbm88L0F1dGhvcj48WWVhcj4yMDE5PC9ZZWFy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</w:fldData>
        </w:fldChar>
      </w:r>
      <w:r w:rsidR="00C237FA">
        <w:rPr>
          <w:rFonts w:ascii="Arial" w:hAnsi="Arial" w:cs="Arial"/>
          <w:sz w:val="22"/>
        </w:rPr>
        <w:instrText xml:space="preserve"> ADDIN EN.CITE.DATA </w:instrText>
      </w:r>
      <w:r w:rsidR="00C237FA">
        <w:rPr>
          <w:rFonts w:ascii="Arial" w:hAnsi="Arial" w:cs="Arial"/>
          <w:sz w:val="22"/>
        </w:rPr>
      </w:r>
      <w:r w:rsidR="00C237FA">
        <w:rPr>
          <w:rFonts w:ascii="Arial" w:hAnsi="Arial" w:cs="Arial"/>
          <w:sz w:val="22"/>
        </w:rPr>
        <w:fldChar w:fldCharType="end"/>
      </w:r>
      <w:r w:rsidRPr="00A429CA">
        <w:rPr>
          <w:rFonts w:ascii="Arial" w:hAnsi="Arial" w:cs="Arial"/>
          <w:sz w:val="22"/>
        </w:rPr>
      </w:r>
      <w:r w:rsidRPr="00A429CA">
        <w:rPr>
          <w:rFonts w:ascii="Arial" w:hAnsi="Arial" w:cs="Arial"/>
          <w:sz w:val="22"/>
        </w:rPr>
        <w:fldChar w:fldCharType="separate"/>
      </w:r>
      <w:r w:rsidR="00FF7B11">
        <w:rPr>
          <w:rFonts w:ascii="Arial" w:hAnsi="Arial" w:cs="Arial"/>
          <w:noProof/>
          <w:sz w:val="22"/>
        </w:rPr>
        <w:t>(19)</w:t>
      </w:r>
      <w:r w:rsidRPr="00A429CA">
        <w:rPr>
          <w:rFonts w:ascii="Arial" w:hAnsi="Arial" w:cs="Arial"/>
          <w:sz w:val="22"/>
        </w:rPr>
        <w:fldChar w:fldCharType="end"/>
      </w:r>
      <w:r w:rsidRPr="00A32097">
        <w:rPr>
          <w:rFonts w:ascii="Arial" w:hAnsi="Arial" w:cs="Arial"/>
          <w:sz w:val="22"/>
        </w:rPr>
        <w:t>, mutations, copy number aberrations and epigenetic changes</w:t>
      </w:r>
      <w:r>
        <w:rPr>
          <w:rFonts w:ascii="Arial" w:hAnsi="Arial" w:cs="Arial"/>
          <w:sz w:val="22"/>
        </w:rPr>
        <w:t xml:space="preserve"> </w:t>
      </w:r>
      <w:r w:rsidRPr="00A429CA">
        <w:rPr>
          <w:rFonts w:ascii="Arial" w:hAnsi="Arial" w:cs="Arial"/>
          <w:sz w:val="22"/>
        </w:rPr>
        <w:fldChar w:fldCharType="begin"/>
      </w:r>
      <w:r w:rsidR="00FF7B11">
        <w:rPr>
          <w:rFonts w:ascii="Arial" w:hAnsi="Arial" w:cs="Arial"/>
          <w:sz w:val="22"/>
        </w:rPr>
        <w:instrText xml:space="preserve"> ADDIN EN.CITE &lt;EndNote&gt;&lt;Cite&gt;&lt;Author&gt;Schwarzenbach&lt;/Author&gt;&lt;Year&gt;2011&lt;/Year&gt;&lt;RecNum&gt;16&lt;/RecNum&gt;&lt;DisplayText&gt;(17)&lt;/DisplayText&gt;&lt;record&gt;&lt;rec-number&gt;16&lt;/rec-number&gt;&lt;foreign-keys&gt;&lt;key app="EN" db-id="azdt0xssp05swhexfr1pfdavptt2pwtfzf95" timestamp="1576486171"&gt;16&lt;/key&gt;&lt;/foreign-keys&gt;&lt;ref-type name="Journal Article"&gt;17&lt;/ref-type&gt;&lt;contributors&gt;&lt;authors&gt;&lt;author&gt;Schwarzenbach, H.&lt;/author&gt;&lt;author&gt;Hoon, D. S. B.&lt;/author&gt;&lt;author&gt;Pantel, K.&lt;/author&gt;&lt;/authors&gt;&lt;/contributors&gt;&lt;auth-address&gt;Univ Med Ctr Hamburg Eppendorf, Ctr Med Expt, Inst Tumour Biol, D-20246 Hamburg, Germany&amp;#xD;John Wayne Canc Inst, Dept Mol Oncol, Santa Monica, CA 90404 USA&lt;/auth-address&gt;&lt;titles&gt;&lt;title&gt;Cell-free nucleic acids as biomarkers in cancer patients&lt;/title&gt;&lt;secondary-title&gt;Nature Reviews Cancer&lt;/secondary-title&gt;&lt;alt-title&gt;Nat Rev Cancer&lt;/alt-title&gt;&lt;/titles&gt;&lt;periodical&gt;&lt;full-title&gt;Nature Reviews Cancer&lt;/full-title&gt;&lt;abbr-1&gt;Nat Rev Cancer&lt;/abbr-1&gt;&lt;/periodical&gt;&lt;alt-periodical&gt;&lt;full-title&gt;Nature Reviews Cancer&lt;/full-title&gt;&lt;abbr-1&gt;Nat Rev Cancer&lt;/abbr-1&gt;&lt;/alt-periodical&gt;&lt;pages&gt;426-437&lt;/pages&gt;&lt;volume&gt;11&lt;/volume&gt;&lt;number&gt;6&lt;/number&gt;&lt;keywords&gt;&lt;keyword&gt;barr-virus DNA&lt;/keyword&gt;&lt;keyword&gt;circulating tumor-cells&lt;/keyword&gt;&lt;keyword&gt;hepatocellular-carcinoma patients&lt;/keyword&gt;&lt;keyword&gt;patients receiving biochemotherapy&lt;/keyword&gt;&lt;keyword&gt;cpg island hypermethylation&lt;/keyword&gt;&lt;keyword&gt;advanced breast-cancer&lt;/keyword&gt;&lt;keyword&gt;blood-based markers&lt;/keyword&gt;&lt;keyword&gt;free serum DNA&lt;/keyword&gt;&lt;keyword&gt;prostate-cancer&lt;/keyword&gt;&lt;keyword&gt;colorectal-cancer&lt;/keyword&gt;&lt;/keywords&gt;&lt;dates&gt;&lt;year&gt;2011&lt;/year&gt;&lt;pub-dates&gt;&lt;date&gt;Jun&lt;/date&gt;&lt;/pub-dates&gt;&lt;/dates&gt;&lt;isbn&gt;1474-175x&lt;/isbn&gt;&lt;accession-num&gt;WOS:000290908800014&lt;/accession-num&gt;&lt;urls&gt;&lt;related-urls&gt;&lt;url&gt;&amp;lt;Go to ISI&amp;gt;://WOS:000290908800014&lt;/url&gt;&lt;/related-urls&gt;&lt;/urls&gt;&lt;electronic-resource-num&gt;10.1038/nrc3066&lt;/electronic-resource-num&gt;&lt;language&gt;English&lt;/language&gt;&lt;/record&gt;&lt;/Cite&gt;&lt;/EndNote&gt;</w:instrText>
      </w:r>
      <w:r w:rsidRPr="00A429CA">
        <w:rPr>
          <w:rFonts w:ascii="Arial" w:hAnsi="Arial" w:cs="Arial"/>
          <w:sz w:val="22"/>
        </w:rPr>
        <w:fldChar w:fldCharType="separate"/>
      </w:r>
      <w:r w:rsidR="00FF7B11">
        <w:rPr>
          <w:rFonts w:ascii="Arial" w:hAnsi="Arial" w:cs="Arial"/>
          <w:noProof/>
          <w:sz w:val="22"/>
        </w:rPr>
        <w:t>(17)</w:t>
      </w:r>
      <w:r w:rsidRPr="00A429CA">
        <w:rPr>
          <w:rFonts w:ascii="Arial" w:hAnsi="Arial" w:cs="Arial"/>
          <w:sz w:val="22"/>
        </w:rPr>
        <w:fldChar w:fldCharType="end"/>
      </w:r>
      <w:r w:rsidRPr="00A32097">
        <w:rPr>
          <w:rFonts w:ascii="Arial" w:hAnsi="Arial" w:cs="Arial"/>
          <w:sz w:val="22"/>
        </w:rPr>
        <w:t>. Meanwhile, cfDNA also carries tissues-specific information which provides promising abilities for tissue-of-origin mapping</w:t>
      </w:r>
      <w:r>
        <w:rPr>
          <w:rFonts w:ascii="Arial" w:hAnsi="Arial" w:cs="Arial"/>
          <w:sz w:val="22"/>
        </w:rPr>
        <w:t xml:space="preserve"> </w:t>
      </w:r>
      <w:r w:rsidRPr="00A429CA">
        <w:rPr>
          <w:rFonts w:ascii="Arial" w:hAnsi="Arial" w:cs="Arial"/>
          <w:sz w:val="22"/>
        </w:rPr>
        <w:fldChar w:fldCharType="begin">
          <w:fldData xml:space="preserve">PEVuZE5vdGU+PENpdGU+PEF1dGhvcj5HdW88L0F1dGhvcj48WWVhcj4yMDE3PC9ZZWFyPjxSZWNO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</w:fldData>
        </w:fldChar>
      </w:r>
      <w:r w:rsidR="00C237FA">
        <w:rPr>
          <w:rFonts w:ascii="Arial" w:hAnsi="Arial" w:cs="Arial"/>
          <w:sz w:val="22"/>
        </w:rPr>
        <w:instrText xml:space="preserve"> ADDIN EN.CITE </w:instrText>
      </w:r>
      <w:r w:rsidR="00C237FA">
        <w:rPr>
          <w:rFonts w:ascii="Arial" w:hAnsi="Arial" w:cs="Arial"/>
          <w:sz w:val="22"/>
        </w:rPr>
        <w:fldChar w:fldCharType="begin">
          <w:fldData xml:space="preserve">PEVuZE5vdGU+PENpdGU+PEF1dGhvcj5HdW88L0F1dGhvcj48WWVhcj4yMDE3PC9ZZWFyPjxSZWNO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</w:fldData>
        </w:fldChar>
      </w:r>
      <w:r w:rsidR="00C237FA">
        <w:rPr>
          <w:rFonts w:ascii="Arial" w:hAnsi="Arial" w:cs="Arial"/>
          <w:sz w:val="22"/>
        </w:rPr>
        <w:instrText xml:space="preserve"> ADDIN EN.CITE.DATA </w:instrText>
      </w:r>
      <w:r w:rsidR="00C237FA">
        <w:rPr>
          <w:rFonts w:ascii="Arial" w:hAnsi="Arial" w:cs="Arial"/>
          <w:sz w:val="22"/>
        </w:rPr>
      </w:r>
      <w:r w:rsidR="00C237FA">
        <w:rPr>
          <w:rFonts w:ascii="Arial" w:hAnsi="Arial" w:cs="Arial"/>
          <w:sz w:val="22"/>
        </w:rPr>
        <w:fldChar w:fldCharType="end"/>
      </w:r>
      <w:r w:rsidRPr="00A429CA">
        <w:rPr>
          <w:rFonts w:ascii="Arial" w:hAnsi="Arial" w:cs="Arial"/>
          <w:sz w:val="22"/>
        </w:rPr>
      </w:r>
      <w:r w:rsidRPr="00A429CA">
        <w:rPr>
          <w:rFonts w:ascii="Arial" w:hAnsi="Arial" w:cs="Arial"/>
          <w:sz w:val="22"/>
        </w:rPr>
        <w:fldChar w:fldCharType="separate"/>
      </w:r>
      <w:r w:rsidR="00FF7B11">
        <w:rPr>
          <w:rFonts w:ascii="Arial" w:hAnsi="Arial" w:cs="Arial"/>
          <w:noProof/>
          <w:sz w:val="22"/>
        </w:rPr>
        <w:t>(20-24)</w:t>
      </w:r>
      <w:r w:rsidRPr="00A429CA">
        <w:rPr>
          <w:rFonts w:ascii="Arial" w:hAnsi="Arial" w:cs="Arial"/>
          <w:sz w:val="22"/>
        </w:rPr>
        <w:fldChar w:fldCharType="end"/>
      </w:r>
      <w:r w:rsidRPr="00A32097">
        <w:rPr>
          <w:rFonts w:ascii="Arial" w:hAnsi="Arial" w:cs="Arial"/>
          <w:sz w:val="22"/>
        </w:rPr>
        <w:t>. As such, cfDNA could be used as an important biomarker in clinical settings. There are different technologies to investigate methylation changes in cfDNA, including scRRBS</w:t>
      </w:r>
      <w:r>
        <w:rPr>
          <w:rFonts w:ascii="Arial" w:hAnsi="Arial" w:cs="Arial"/>
          <w:sz w:val="22"/>
        </w:rPr>
        <w:t xml:space="preserve"> </w:t>
      </w:r>
      <w:r w:rsidRPr="00A429CA">
        <w:rPr>
          <w:rFonts w:ascii="Arial" w:hAnsi="Arial" w:cs="Arial"/>
          <w:sz w:val="22"/>
        </w:rPr>
        <w:fldChar w:fldCharType="begin">
          <w:fldData xml:space="preserve">PEVuZE5vdGU+PENpdGU+PEF1dGhvcj5HdW88L0F1dGhvcj48WWVhcj4yMDE3PC9ZZWFyPjxSZWNO
dW0+MTc1NDwvUmVjTnVtPjxEaXNwbGF5VGV4dD4oMjApPC9EaXNwbGF5VGV4dD48cmVjb3JkPjxy
ZWMtbnVtYmVyPjE3NTQ8L3JlYy1udW1iZXI+PGZvcmVpZ24ta2V5cz48a2V5IGFwcD0iRU4iIGRi
LWlkPSJmMndzZXJkZXBkdzJ3YmV4ZDVhcHR3ZHRyemVhdzkyMmVkc3giIHRpbWVzdGFtcD0iMTU3
NTMxNzM5NSI+MTc1NDwva2V5PjwvZm9yZWlnbi1rZXlzPjxyZWYtdHlwZSBuYW1lPSJKb3VybmFs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cGVyaW9kaWNhbD48ZnVsbC10aXRsZT5OYXQgR2VuZXQ8L2Z1bGwtdGl0bGU+PC9wZXJpb2RpY2Fs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</w:fldData>
        </w:fldChar>
      </w:r>
      <w:r w:rsidR="00C237FA">
        <w:rPr>
          <w:rFonts w:ascii="Arial" w:hAnsi="Arial" w:cs="Arial"/>
          <w:sz w:val="22"/>
        </w:rPr>
        <w:instrText xml:space="preserve"> ADDIN EN.CITE </w:instrText>
      </w:r>
      <w:r w:rsidR="00C237FA">
        <w:rPr>
          <w:rFonts w:ascii="Arial" w:hAnsi="Arial" w:cs="Arial"/>
          <w:sz w:val="22"/>
        </w:rPr>
        <w:fldChar w:fldCharType="begin">
          <w:fldData xml:space="preserve">PEVuZE5vdGU+PENpdGU+PEF1dGhvcj5HdW88L0F1dGhvcj48WWVhcj4yMDE3PC9ZZWFyPjxSZWNO
dW0+MTc1NDwvUmVjTnVtPjxEaXNwbGF5VGV4dD4oMjApPC9EaXNwbGF5VGV4dD48cmVjb3JkPjxy
ZWMtbnVtYmVyPjE3NTQ8L3JlYy1udW1iZXI+PGZvcmVpZ24ta2V5cz48a2V5IGFwcD0iRU4iIGRi
LWlkPSJmMndzZXJkZXBkdzJ3YmV4ZDVhcHR3ZHRyemVhdzkyMmVkc3giIHRpbWVzdGFtcD0iMTU3
NTMxNzM5NSI+MTc1NDwva2V5PjwvZm9yZWlnbi1rZXlzPjxyZWYtdHlwZSBuYW1lPSJKb3VybmFs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cGVyaW9kaWNhbD48ZnVsbC10aXRsZT5OYXQgR2VuZXQ8L2Z1bGwtdGl0bGU+PC9wZXJpb2RpY2Fs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</w:fldData>
        </w:fldChar>
      </w:r>
      <w:r w:rsidR="00C237FA">
        <w:rPr>
          <w:rFonts w:ascii="Arial" w:hAnsi="Arial" w:cs="Arial"/>
          <w:sz w:val="22"/>
        </w:rPr>
        <w:instrText xml:space="preserve"> ADDIN EN.CITE.DATA </w:instrText>
      </w:r>
      <w:r w:rsidR="00C237FA">
        <w:rPr>
          <w:rFonts w:ascii="Arial" w:hAnsi="Arial" w:cs="Arial"/>
          <w:sz w:val="22"/>
        </w:rPr>
      </w:r>
      <w:r w:rsidR="00C237FA">
        <w:rPr>
          <w:rFonts w:ascii="Arial" w:hAnsi="Arial" w:cs="Arial"/>
          <w:sz w:val="22"/>
        </w:rPr>
        <w:fldChar w:fldCharType="end"/>
      </w:r>
      <w:r w:rsidRPr="00A429CA">
        <w:rPr>
          <w:rFonts w:ascii="Arial" w:hAnsi="Arial" w:cs="Arial"/>
          <w:sz w:val="22"/>
        </w:rPr>
      </w:r>
      <w:r w:rsidRPr="00A429CA">
        <w:rPr>
          <w:rFonts w:ascii="Arial" w:hAnsi="Arial" w:cs="Arial"/>
          <w:sz w:val="22"/>
        </w:rPr>
        <w:fldChar w:fldCharType="separate"/>
      </w:r>
      <w:r w:rsidR="00FF7B11">
        <w:rPr>
          <w:rFonts w:ascii="Arial" w:hAnsi="Arial" w:cs="Arial"/>
          <w:noProof/>
          <w:sz w:val="22"/>
        </w:rPr>
        <w:t>(20)</w:t>
      </w:r>
      <w:r w:rsidRPr="00A429CA">
        <w:rPr>
          <w:rFonts w:ascii="Arial" w:hAnsi="Arial" w:cs="Arial"/>
          <w:sz w:val="22"/>
        </w:rPr>
        <w:fldChar w:fldCharType="end"/>
      </w:r>
      <w:r w:rsidRPr="00A32097">
        <w:rPr>
          <w:rFonts w:ascii="Arial" w:hAnsi="Arial" w:cs="Arial"/>
          <w:sz w:val="22"/>
        </w:rPr>
        <w:t xml:space="preserve"> and cfMeDIPseq</w:t>
      </w:r>
      <w:r>
        <w:rPr>
          <w:rFonts w:ascii="Arial" w:hAnsi="Arial" w:cs="Arial"/>
          <w:sz w:val="22"/>
        </w:rPr>
        <w:t xml:space="preserve"> </w:t>
      </w:r>
      <w:r w:rsidRPr="00A429CA">
        <w:rPr>
          <w:rFonts w:ascii="Arial" w:hAnsi="Arial" w:cs="Arial"/>
          <w:sz w:val="22"/>
        </w:rPr>
        <w:fldChar w:fldCharType="begin">
          <w:fldData xml:space="preserve">PEVuZE5vdGU+PENpdGU+PEF1dGhvcj5TaGVuPC9BdXRob3I+PFllYXI+MjAxODwvWWVhcj48UmVj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PEVuZE5vdGU+PENpdGU+PEF1dGhvcj5TaGVuPC9BdXRob3I+PFllYXI+MjAxODwvWWVhcj48UmVj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Pr="00A429CA">
        <w:rPr>
          <w:rFonts w:ascii="Arial" w:hAnsi="Arial" w:cs="Arial"/>
          <w:sz w:val="22"/>
        </w:rPr>
      </w:r>
      <w:r w:rsidRPr="00A429CA">
        <w:rPr>
          <w:rFonts w:ascii="Arial" w:hAnsi="Arial" w:cs="Arial"/>
          <w:sz w:val="22"/>
        </w:rPr>
        <w:fldChar w:fldCharType="separate"/>
      </w:r>
      <w:r w:rsidR="00FF7B11">
        <w:rPr>
          <w:rFonts w:ascii="Arial" w:hAnsi="Arial" w:cs="Arial"/>
          <w:noProof/>
          <w:sz w:val="22"/>
        </w:rPr>
        <w:t>(23)</w:t>
      </w:r>
      <w:r w:rsidRPr="00A429CA">
        <w:rPr>
          <w:rFonts w:ascii="Arial" w:hAnsi="Arial" w:cs="Arial"/>
          <w:sz w:val="22"/>
        </w:rPr>
        <w:fldChar w:fldCharType="end"/>
      </w:r>
      <w:r>
        <w:rPr>
          <w:rFonts w:ascii="Arial" w:hAnsi="Arial" w:cs="Arial"/>
          <w:sz w:val="22"/>
        </w:rPr>
        <w:t xml:space="preserve">. </w:t>
      </w:r>
      <w:r w:rsidR="00DF67C0" w:rsidRPr="009606D8">
        <w:rPr>
          <w:rFonts w:ascii="Arial" w:hAnsi="Arial" w:cs="Arial"/>
          <w:sz w:val="22"/>
        </w:rPr>
        <w:t>A number of stud</w:t>
      </w:r>
      <w:r w:rsidR="00DF67C0" w:rsidRPr="000F0CE7">
        <w:rPr>
          <w:rFonts w:ascii="Arial" w:hAnsi="Arial" w:cs="Arial"/>
          <w:sz w:val="22"/>
        </w:rPr>
        <w:t>ies have focused on cfDNA as a potential source of novel early detection bi</w:t>
      </w:r>
      <w:r w:rsidR="00DF67C0" w:rsidRPr="00A32097">
        <w:rPr>
          <w:rFonts w:ascii="Arial" w:hAnsi="Arial" w:cs="Arial"/>
          <w:sz w:val="22"/>
        </w:rPr>
        <w:t>omarkers in HCC</w:t>
      </w:r>
      <w:r>
        <w:rPr>
          <w:rFonts w:ascii="Arial" w:hAnsi="Arial" w:cs="Arial"/>
          <w:sz w:val="22"/>
        </w:rPr>
        <w:t xml:space="preserve"> based on </w:t>
      </w:r>
      <w:r w:rsidR="00DF67C0" w:rsidRPr="00A32097">
        <w:rPr>
          <w:rFonts w:ascii="Arial" w:hAnsi="Arial" w:cs="Arial"/>
          <w:sz w:val="22"/>
        </w:rPr>
        <w:t>DNA methylation</w:t>
      </w:r>
      <w:r w:rsidR="009A621C" w:rsidRPr="00A32097">
        <w:rPr>
          <w:rFonts w:ascii="Arial" w:hAnsi="Arial" w:cs="Arial"/>
          <w:sz w:val="22"/>
        </w:rPr>
        <w:t xml:space="preserve"> </w:t>
      </w:r>
      <w:r w:rsidR="00FF7A0A" w:rsidRPr="00A429CA">
        <w:rPr>
          <w:rFonts w:ascii="Arial" w:hAnsi="Arial" w:cs="Arial"/>
          <w:sz w:val="22"/>
        </w:rPr>
        <w:fldChar w:fldCharType="begin">
          <w:fldData xml:space="preserve">PEVuZE5vdGU+PENpdGU+PEF1dGhvcj5DaGFuPC9BdXRob3I+PFllYXI+MjAxMzwvWWVhcj48UmVj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PEVuZE5vdGU+PENpdGU+PEF1dGhvcj5DaGFuPC9BdXRob3I+PFllYXI+MjAxMzwvWWVhcj48UmVj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00FF7A0A" w:rsidRPr="00A429CA">
        <w:rPr>
          <w:rFonts w:ascii="Arial" w:hAnsi="Arial" w:cs="Arial"/>
          <w:sz w:val="22"/>
        </w:rPr>
      </w:r>
      <w:r w:rsidR="00FF7A0A" w:rsidRPr="00A429CA">
        <w:rPr>
          <w:rFonts w:ascii="Arial" w:hAnsi="Arial" w:cs="Arial"/>
          <w:sz w:val="22"/>
        </w:rPr>
        <w:fldChar w:fldCharType="separate"/>
      </w:r>
      <w:r w:rsidR="00FF7B11">
        <w:rPr>
          <w:rFonts w:ascii="Arial" w:hAnsi="Arial" w:cs="Arial"/>
          <w:noProof/>
          <w:sz w:val="22"/>
        </w:rPr>
        <w:t>(25-30)</w:t>
      </w:r>
      <w:r w:rsidR="00FF7A0A" w:rsidRPr="00A429CA">
        <w:rPr>
          <w:rFonts w:ascii="Arial" w:hAnsi="Arial" w:cs="Arial"/>
          <w:sz w:val="22"/>
        </w:rPr>
        <w:fldChar w:fldCharType="end"/>
      </w:r>
      <w:r w:rsidR="002007B4" w:rsidRPr="00A32097">
        <w:rPr>
          <w:rFonts w:ascii="Arial" w:hAnsi="Arial" w:cs="Arial"/>
          <w:sz w:val="22"/>
        </w:rPr>
        <w:t>.</w:t>
      </w:r>
      <w:r w:rsidR="00BD1215">
        <w:rPr>
          <w:rFonts w:ascii="Arial" w:hAnsi="Arial" w:cs="Arial"/>
          <w:sz w:val="22"/>
        </w:rPr>
        <w:t xml:space="preserve"> </w:t>
      </w:r>
      <w:r w:rsidR="00FF7A0A" w:rsidRPr="00A732AB">
        <w:rPr>
          <w:rFonts w:ascii="Arial" w:hAnsi="Arial" w:cs="Arial"/>
          <w:sz w:val="22"/>
        </w:rPr>
        <w:t>Multiple</w:t>
      </w:r>
      <w:r w:rsidR="00885899" w:rsidRPr="00A732AB">
        <w:rPr>
          <w:rFonts w:ascii="Arial" w:hAnsi="Arial" w:cs="Arial"/>
          <w:sz w:val="22"/>
        </w:rPr>
        <w:t xml:space="preserve"> </w:t>
      </w:r>
      <w:r w:rsidR="002C55EA" w:rsidRPr="00A732AB">
        <w:rPr>
          <w:rFonts w:ascii="Arial" w:hAnsi="Arial" w:cs="Arial"/>
          <w:sz w:val="22"/>
        </w:rPr>
        <w:t xml:space="preserve">studies </w:t>
      </w:r>
      <w:r w:rsidR="007324E3" w:rsidRPr="00A732AB">
        <w:rPr>
          <w:rFonts w:ascii="Arial" w:hAnsi="Arial" w:cs="Arial"/>
          <w:sz w:val="22"/>
        </w:rPr>
        <w:t xml:space="preserve">have focused on </w:t>
      </w:r>
      <w:r w:rsidR="0003020A" w:rsidRPr="00A732AB">
        <w:rPr>
          <w:rFonts w:ascii="Arial" w:hAnsi="Arial" w:cs="Arial"/>
          <w:sz w:val="22"/>
        </w:rPr>
        <w:t>the use of cfDNA methy</w:t>
      </w:r>
      <w:r w:rsidR="0003020A" w:rsidRPr="00BE1BDF">
        <w:rPr>
          <w:rFonts w:ascii="Arial" w:hAnsi="Arial" w:cs="Arial"/>
          <w:sz w:val="22"/>
        </w:rPr>
        <w:t xml:space="preserve">lation in </w:t>
      </w:r>
      <w:r w:rsidR="007324E3" w:rsidRPr="00BE1BDF">
        <w:rPr>
          <w:rFonts w:ascii="Arial" w:hAnsi="Arial" w:cs="Arial"/>
          <w:sz w:val="22"/>
        </w:rPr>
        <w:t>cancer diagnosis</w:t>
      </w:r>
      <w:r w:rsidR="0003020A" w:rsidRPr="00BE1BDF">
        <w:rPr>
          <w:rFonts w:ascii="Arial" w:hAnsi="Arial" w:cs="Arial"/>
          <w:sz w:val="22"/>
        </w:rPr>
        <w:t xml:space="preserve"> in the areas of </w:t>
      </w:r>
      <w:r w:rsidR="006B19D3" w:rsidRPr="00BE1BDF">
        <w:rPr>
          <w:rFonts w:ascii="Arial" w:hAnsi="Arial" w:cs="Arial"/>
          <w:sz w:val="22"/>
        </w:rPr>
        <w:t>spe</w:t>
      </w:r>
      <w:r w:rsidR="00C616CD" w:rsidRPr="00BE1BDF">
        <w:rPr>
          <w:rFonts w:ascii="Arial" w:hAnsi="Arial" w:cs="Arial"/>
          <w:sz w:val="22"/>
        </w:rPr>
        <w:t>cific</w:t>
      </w:r>
      <w:r w:rsidR="00BB1A0F" w:rsidRPr="00BE1BDF">
        <w:rPr>
          <w:rFonts w:ascii="Arial" w:hAnsi="Arial" w:cs="Arial"/>
          <w:sz w:val="22"/>
        </w:rPr>
        <w:t xml:space="preserve"> </w:t>
      </w:r>
      <w:r w:rsidR="00F37EDC" w:rsidRPr="00BE1BDF">
        <w:rPr>
          <w:rFonts w:ascii="Arial" w:hAnsi="Arial" w:cs="Arial"/>
          <w:sz w:val="22"/>
        </w:rPr>
        <w:t xml:space="preserve">biomarkers </w:t>
      </w:r>
      <w:r w:rsidR="003141E8" w:rsidRPr="00BE1BDF">
        <w:rPr>
          <w:rFonts w:ascii="Arial" w:hAnsi="Arial" w:cs="Arial"/>
          <w:sz w:val="22"/>
        </w:rPr>
        <w:fldChar w:fldCharType="begin">
          <w:fldData xml:space="preserve">PEVuZE5vdGU+PENpdGU+PEF1dGhvcj5YdTwvQXV0aG9yPjxZZWFyPjIwMTc8L1llYXI+PFJlY051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==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PEVuZE5vdGU+PENpdGU+PEF1dGhvcj5YdTwvQXV0aG9yPjxZZWFyPjIwMTc8L1llYXI+PFJlY051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==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003141E8" w:rsidRPr="00BE1BDF">
        <w:rPr>
          <w:rFonts w:ascii="Arial" w:hAnsi="Arial" w:cs="Arial"/>
          <w:sz w:val="22"/>
        </w:rPr>
      </w:r>
      <w:r w:rsidR="003141E8" w:rsidRPr="00BE1BDF">
        <w:rPr>
          <w:rFonts w:ascii="Arial" w:hAnsi="Arial" w:cs="Arial"/>
          <w:sz w:val="22"/>
        </w:rPr>
        <w:fldChar w:fldCharType="separate"/>
      </w:r>
      <w:r w:rsidR="00FF7B11">
        <w:rPr>
          <w:rFonts w:ascii="Arial" w:hAnsi="Arial" w:cs="Arial"/>
          <w:noProof/>
          <w:sz w:val="22"/>
        </w:rPr>
        <w:t>(26, 30)</w:t>
      </w:r>
      <w:r w:rsidR="003141E8" w:rsidRPr="00BE1BDF">
        <w:rPr>
          <w:rFonts w:ascii="Arial" w:hAnsi="Arial" w:cs="Arial"/>
          <w:sz w:val="22"/>
        </w:rPr>
        <w:fldChar w:fldCharType="end"/>
      </w:r>
      <w:r w:rsidR="00BB1A0F" w:rsidRPr="00BE1BDF">
        <w:rPr>
          <w:rFonts w:ascii="Arial" w:hAnsi="Arial" w:cs="Arial"/>
          <w:sz w:val="22"/>
        </w:rPr>
        <w:t xml:space="preserve">, </w:t>
      </w:r>
      <w:r w:rsidR="00F37EDC" w:rsidRPr="00BE1BDF">
        <w:rPr>
          <w:rFonts w:ascii="Arial" w:hAnsi="Arial" w:cs="Arial"/>
          <w:sz w:val="22"/>
        </w:rPr>
        <w:t>hypo</w:t>
      </w:r>
      <w:r w:rsidR="00BA24F4" w:rsidRPr="00BE1BDF">
        <w:rPr>
          <w:rFonts w:ascii="Arial" w:hAnsi="Arial" w:cs="Arial"/>
          <w:sz w:val="22"/>
        </w:rPr>
        <w:t>-</w:t>
      </w:r>
      <w:r w:rsidR="00F37EDC" w:rsidRPr="00BE1BDF">
        <w:rPr>
          <w:rFonts w:ascii="Arial" w:hAnsi="Arial" w:cs="Arial"/>
          <w:sz w:val="22"/>
        </w:rPr>
        <w:t xml:space="preserve">methylation </w:t>
      </w:r>
      <w:r w:rsidR="003141E8" w:rsidRPr="00BE1BDF">
        <w:rPr>
          <w:rFonts w:ascii="Arial" w:hAnsi="Arial" w:cs="Arial"/>
          <w:sz w:val="22"/>
        </w:rPr>
        <w:fldChar w:fldCharType="begin">
          <w:fldData xml:space="preserve">PEVuZE5vdGU+PENpdGU+PEF1dGhvcj5DaGFuPC9BdXRob3I+PFllYXI+MjAxMzwvWWVhcj48UmVj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PEVuZE5vdGU+PENpdGU+PEF1dGhvcj5DaGFuPC9BdXRob3I+PFllYXI+MjAxMzwvWWVhcj48UmVj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003141E8" w:rsidRPr="00BE1BDF">
        <w:rPr>
          <w:rFonts w:ascii="Arial" w:hAnsi="Arial" w:cs="Arial"/>
          <w:sz w:val="22"/>
        </w:rPr>
      </w:r>
      <w:r w:rsidR="003141E8" w:rsidRPr="00BE1BDF">
        <w:rPr>
          <w:rFonts w:ascii="Arial" w:hAnsi="Arial" w:cs="Arial"/>
          <w:sz w:val="22"/>
        </w:rPr>
        <w:fldChar w:fldCharType="separate"/>
      </w:r>
      <w:r w:rsidR="00FF7B11">
        <w:rPr>
          <w:rFonts w:ascii="Arial" w:hAnsi="Arial" w:cs="Arial"/>
          <w:noProof/>
          <w:sz w:val="22"/>
        </w:rPr>
        <w:t>(25)</w:t>
      </w:r>
      <w:r w:rsidR="003141E8" w:rsidRPr="00BE1BDF">
        <w:rPr>
          <w:rFonts w:ascii="Arial" w:hAnsi="Arial" w:cs="Arial"/>
          <w:sz w:val="22"/>
        </w:rPr>
        <w:fldChar w:fldCharType="end"/>
      </w:r>
      <w:r w:rsidR="00A044E5" w:rsidRPr="00BE1BDF">
        <w:rPr>
          <w:rFonts w:ascii="Arial" w:hAnsi="Arial" w:cs="Arial"/>
          <w:sz w:val="22"/>
        </w:rPr>
        <w:t xml:space="preserve"> and tissue </w:t>
      </w:r>
      <w:r w:rsidR="00AB5F78" w:rsidRPr="00BE1BDF">
        <w:rPr>
          <w:rFonts w:ascii="Arial" w:hAnsi="Arial" w:cs="Arial"/>
          <w:sz w:val="22"/>
        </w:rPr>
        <w:t xml:space="preserve">of </w:t>
      </w:r>
      <w:r w:rsidR="00F37EDC" w:rsidRPr="00BE1BDF">
        <w:rPr>
          <w:rFonts w:ascii="Arial" w:hAnsi="Arial" w:cs="Arial"/>
          <w:sz w:val="22"/>
        </w:rPr>
        <w:t xml:space="preserve">origin </w:t>
      </w:r>
      <w:r w:rsidR="003141E8" w:rsidRPr="00BE1BDF">
        <w:rPr>
          <w:rFonts w:ascii="Arial" w:hAnsi="Arial" w:cs="Arial"/>
          <w:sz w:val="22"/>
        </w:rPr>
        <w:fldChar w:fldCharType="begin">
          <w:fldData xml:space="preserve">PEVuZE5vdGU+PENpdGU+PEF1dGhvcj5LYW5nPC9BdXRob3I+PFllYXI+MjAxNzwvWWVhcj48UmVj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PEVuZE5vdGU+PENpdGU+PEF1dGhvcj5LYW5nPC9BdXRob3I+PFllYXI+MjAxNzwvWWVhcj48UmVj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003141E8" w:rsidRPr="00BE1BDF">
        <w:rPr>
          <w:rFonts w:ascii="Arial" w:hAnsi="Arial" w:cs="Arial"/>
          <w:sz w:val="22"/>
        </w:rPr>
      </w:r>
      <w:r w:rsidR="003141E8" w:rsidRPr="00BE1BDF">
        <w:rPr>
          <w:rFonts w:ascii="Arial" w:hAnsi="Arial" w:cs="Arial"/>
          <w:sz w:val="22"/>
        </w:rPr>
        <w:fldChar w:fldCharType="separate"/>
      </w:r>
      <w:r w:rsidR="00FF7B11">
        <w:rPr>
          <w:rFonts w:ascii="Arial" w:hAnsi="Arial" w:cs="Arial"/>
          <w:noProof/>
          <w:sz w:val="22"/>
        </w:rPr>
        <w:t>(27-29)</w:t>
      </w:r>
      <w:r w:rsidR="003141E8" w:rsidRPr="00BE1BDF">
        <w:rPr>
          <w:rFonts w:ascii="Arial" w:hAnsi="Arial" w:cs="Arial"/>
          <w:sz w:val="22"/>
        </w:rPr>
        <w:fldChar w:fldCharType="end"/>
      </w:r>
      <w:r w:rsidR="00A044E5" w:rsidRPr="00BE1BDF">
        <w:rPr>
          <w:rFonts w:ascii="Arial" w:hAnsi="Arial" w:cs="Arial"/>
          <w:sz w:val="22"/>
        </w:rPr>
        <w:t>.</w:t>
      </w:r>
      <w:r w:rsidR="001964A9" w:rsidRPr="00BE1BDF">
        <w:rPr>
          <w:rFonts w:ascii="Arial" w:hAnsi="Arial" w:cs="Arial"/>
          <w:sz w:val="22"/>
        </w:rPr>
        <w:t xml:space="preserve"> </w:t>
      </w:r>
      <w:r w:rsidR="0002155A" w:rsidRPr="00BE1BDF">
        <w:rPr>
          <w:rFonts w:ascii="Arial" w:hAnsi="Arial" w:cs="Arial"/>
          <w:sz w:val="22"/>
        </w:rPr>
        <w:t xml:space="preserve">Single cytosine measurement and high accuracy </w:t>
      </w:r>
      <w:r w:rsidR="00F31B8B" w:rsidRPr="00BE1BDF">
        <w:rPr>
          <w:rFonts w:ascii="Arial" w:hAnsi="Arial" w:cs="Arial"/>
          <w:sz w:val="22"/>
        </w:rPr>
        <w:t xml:space="preserve">have enabled </w:t>
      </w:r>
      <w:r w:rsidR="0002155A" w:rsidRPr="00BE1BDF">
        <w:rPr>
          <w:rFonts w:ascii="Arial" w:hAnsi="Arial" w:cs="Arial"/>
          <w:sz w:val="22"/>
        </w:rPr>
        <w:t>w</w:t>
      </w:r>
      <w:r w:rsidR="001964A9" w:rsidRPr="00BE1BDF">
        <w:rPr>
          <w:rFonts w:ascii="Arial" w:hAnsi="Arial" w:cs="Arial"/>
          <w:sz w:val="22"/>
        </w:rPr>
        <w:t>hole genome bisulfite sequencing (WGBS)</w:t>
      </w:r>
      <w:r w:rsidR="0002155A" w:rsidRPr="00BE1BDF">
        <w:rPr>
          <w:rFonts w:ascii="Arial" w:hAnsi="Arial" w:cs="Arial"/>
          <w:sz w:val="22"/>
        </w:rPr>
        <w:t xml:space="preserve"> </w:t>
      </w:r>
      <w:r w:rsidR="0056313F" w:rsidRPr="00BE1BDF">
        <w:rPr>
          <w:rFonts w:ascii="Arial" w:hAnsi="Arial" w:cs="Arial"/>
          <w:sz w:val="22"/>
        </w:rPr>
        <w:t>to become the gold standard in DNA methylation analysis</w:t>
      </w:r>
      <w:r w:rsidR="0056183B" w:rsidRPr="00BE1BDF">
        <w:rPr>
          <w:rFonts w:ascii="Arial" w:hAnsi="Arial" w:cs="Arial"/>
          <w:sz w:val="22"/>
        </w:rPr>
        <w:t xml:space="preserve"> </w:t>
      </w:r>
      <w:r w:rsidR="00532E60" w:rsidRPr="00BE1BDF">
        <w:rPr>
          <w:rFonts w:ascii="Arial" w:hAnsi="Arial" w:cs="Arial"/>
          <w:sz w:val="22"/>
        </w:rPr>
        <w:fldChar w:fldCharType="begin"/>
      </w:r>
      <w:r w:rsidR="00FF7B11">
        <w:rPr>
          <w:rFonts w:ascii="Arial" w:hAnsi="Arial" w:cs="Arial"/>
          <w:sz w:val="22"/>
        </w:rPr>
        <w:instrText xml:space="preserve"> ADDIN EN.CITE &lt;EndNote&gt;&lt;Cite&gt;&lt;Author&gt;Li&lt;/Author&gt;&lt;Year&gt;2019&lt;/Year&gt;&lt;RecNum&gt;29&lt;/RecNum&gt;&lt;DisplayText&gt;(31)&lt;/DisplayText&gt;&lt;record&gt;&lt;rec-number&gt;29&lt;/rec-number&gt;&lt;foreign-keys&gt;&lt;key app="EN" db-id="azdt0xssp05swhexfr1pfdavptt2pwtfzf95" timestamp="1576486173"&gt;29&lt;/key&gt;&lt;/foreign-keys&gt;&lt;ref-type name="Journal Article"&gt;17&lt;/ref-type&gt;&lt;contributors&gt;&lt;authors&gt;&lt;author&gt;Li, H.&lt;/author&gt;&lt;author&gt;Jing, C.&lt;/author&gt;&lt;author&gt;Wu, J.&lt;/author&gt;&lt;author&gt;Ni, J.&lt;/author&gt;&lt;author&gt;Sha, H.&lt;/author&gt;&lt;author&gt;Xu, X.&lt;/author&gt;&lt;author&gt;Du, Y.&lt;/author&gt;&lt;author&gt;Lou, R.&lt;/author&gt;&lt;author&gt;Dong, S.&lt;/author&gt;&lt;author&gt;Feng, J.&lt;/author&gt;&lt;/authors&gt;&lt;/contributors&gt;&lt;auth-address&gt;Department of Oncology, The Affiliated Cancer Hospital of Nanjing Medical University, Nanjing, Jiangsu 210009, P.R. China.&amp;#xD;Department of Oncology, Jiangsu Cancer Hospital, Nanjing, Jiangsu 210009, P.R. China.&amp;#xD;Department of Oncology, Jiangsu Institute of Cancer Research, Nanjing, Jiangsu 210009, P.R. China.&lt;/auth-address&gt;&lt;titles&gt;&lt;title&gt;Circulating tumor DNA detection: A potential tool for colorectal cancer management&lt;/title&gt;&lt;secondary-title&gt;Oncol Lett&lt;/secondary-title&gt;&lt;/titles&gt;&lt;periodical&gt;&lt;full-title&gt;Oncol Lett&lt;/full-title&gt;&lt;/periodical&gt;&lt;pages&gt;1409-1416&lt;/pages&gt;&lt;volume&gt;17&lt;/volume&gt;&lt;number&gt;2&lt;/number&gt;&lt;keywords&gt;&lt;keyword&gt;biomarkers&lt;/keyword&gt;&lt;keyword&gt;circulating tumor DNA&lt;/keyword&gt;&lt;keyword&gt;clinical applications&lt;/keyword&gt;&lt;keyword&gt;colorectal cancer&lt;/keyword&gt;&lt;keyword&gt;detection methods&lt;/keyword&gt;&lt;/keywords&gt;&lt;dates&gt;&lt;year&gt;2019&lt;/year&gt;&lt;pub-dates&gt;&lt;date&gt;Feb&lt;/date&gt;&lt;/pub-dates&gt;&lt;/dates&gt;&lt;isbn&gt;1792-1074 (Print)&amp;#xD;1792-1074 (Linking)&lt;/isbn&gt;&lt;accession-num&gt;30675194&lt;/accession-num&gt;&lt;urls&gt;&lt;related-urls&gt;&lt;url&gt;https://www.ncbi.nlm.nih.gov/pubmed/30675194&lt;/url&gt;&lt;/related-urls&gt;&lt;/urls&gt;&lt;custom2&gt;PMC6341840&lt;/custom2&gt;&lt;electronic-resource-num&gt;10.3892/ol.2018.9794&lt;/electronic-resource-num&gt;&lt;/record&gt;&lt;/Cite&gt;&lt;/EndNote&gt;</w:instrText>
      </w:r>
      <w:r w:rsidR="00532E60" w:rsidRPr="00BE1BDF">
        <w:rPr>
          <w:rFonts w:ascii="Arial" w:hAnsi="Arial" w:cs="Arial"/>
          <w:sz w:val="22"/>
        </w:rPr>
        <w:fldChar w:fldCharType="separate"/>
      </w:r>
      <w:r w:rsidR="00FF7B11">
        <w:rPr>
          <w:rFonts w:ascii="Arial" w:hAnsi="Arial" w:cs="Arial"/>
          <w:noProof/>
          <w:sz w:val="22"/>
        </w:rPr>
        <w:t>(31)</w:t>
      </w:r>
      <w:r w:rsidR="00532E60" w:rsidRPr="00BE1BDF">
        <w:rPr>
          <w:rFonts w:ascii="Arial" w:hAnsi="Arial" w:cs="Arial"/>
          <w:sz w:val="22"/>
        </w:rPr>
        <w:fldChar w:fldCharType="end"/>
      </w:r>
      <w:r w:rsidR="00534E5A" w:rsidRPr="00BE1BDF">
        <w:rPr>
          <w:rFonts w:ascii="Arial" w:hAnsi="Arial" w:cs="Arial"/>
          <w:sz w:val="22"/>
        </w:rPr>
        <w:t>.</w:t>
      </w:r>
      <w:r w:rsidR="00532E60" w:rsidRPr="00BE1BDF">
        <w:rPr>
          <w:rFonts w:ascii="Arial" w:hAnsi="Arial" w:cs="Arial"/>
          <w:sz w:val="22"/>
        </w:rPr>
        <w:t xml:space="preserve"> </w:t>
      </w:r>
      <w:r w:rsidRPr="00BE1BDF">
        <w:rPr>
          <w:rFonts w:ascii="Arial" w:hAnsi="Arial" w:cs="Arial"/>
          <w:sz w:val="22"/>
        </w:rPr>
        <w:t xml:space="preserve">One challenge in detecting </w:t>
      </w:r>
      <w:r w:rsidR="00F11F06">
        <w:rPr>
          <w:rFonts w:ascii="Arial" w:hAnsi="Arial" w:cs="Arial"/>
          <w:sz w:val="22"/>
        </w:rPr>
        <w:t xml:space="preserve">cell-free </w:t>
      </w:r>
      <w:r w:rsidRPr="00BE1BDF">
        <w:rPr>
          <w:rFonts w:ascii="Arial" w:hAnsi="Arial" w:cs="Arial"/>
          <w:sz w:val="22"/>
        </w:rPr>
        <w:t>circulating DNA (c</w:t>
      </w:r>
      <w:r w:rsidR="00F11F06">
        <w:rPr>
          <w:rFonts w:ascii="Arial" w:hAnsi="Arial" w:cs="Arial"/>
          <w:sz w:val="22"/>
        </w:rPr>
        <w:t>f</w:t>
      </w:r>
      <w:r w:rsidRPr="00BE1BDF">
        <w:rPr>
          <w:rFonts w:ascii="Arial" w:hAnsi="Arial" w:cs="Arial"/>
          <w:sz w:val="22"/>
        </w:rPr>
        <w:t>DNA) in plasma is the minor fraction of c</w:t>
      </w:r>
      <w:r w:rsidR="00F11F06">
        <w:rPr>
          <w:rFonts w:ascii="Arial" w:hAnsi="Arial" w:cs="Arial"/>
          <w:sz w:val="22"/>
        </w:rPr>
        <w:t>f</w:t>
      </w:r>
      <w:r w:rsidRPr="00BE1BDF">
        <w:rPr>
          <w:rFonts w:ascii="Arial" w:hAnsi="Arial" w:cs="Arial"/>
          <w:sz w:val="22"/>
        </w:rPr>
        <w:t>DNA amidst the background of total c</w:t>
      </w:r>
      <w:r w:rsidR="00F11F06">
        <w:rPr>
          <w:rFonts w:ascii="Arial" w:hAnsi="Arial" w:cs="Arial"/>
          <w:sz w:val="22"/>
        </w:rPr>
        <w:t xml:space="preserve">irculating </w:t>
      </w:r>
      <w:r w:rsidRPr="00BE1BDF">
        <w:rPr>
          <w:rFonts w:ascii="Arial" w:hAnsi="Arial" w:cs="Arial"/>
          <w:sz w:val="22"/>
        </w:rPr>
        <w:t>DNA</w:t>
      </w:r>
      <w:r w:rsidR="005F77F5" w:rsidRPr="00BE1BDF">
        <w:rPr>
          <w:rFonts w:ascii="Arial" w:hAnsi="Arial" w:cs="Arial"/>
          <w:sz w:val="22"/>
        </w:rPr>
        <w:t>. This is</w:t>
      </w:r>
      <w:r w:rsidRPr="00BE1BDF">
        <w:rPr>
          <w:rFonts w:ascii="Arial" w:hAnsi="Arial" w:cs="Arial"/>
          <w:sz w:val="22"/>
        </w:rPr>
        <w:t xml:space="preserve"> particularly </w:t>
      </w:r>
      <w:r w:rsidR="005F77F5" w:rsidRPr="00BE1BDF">
        <w:rPr>
          <w:rFonts w:ascii="Arial" w:hAnsi="Arial" w:cs="Arial"/>
          <w:sz w:val="22"/>
        </w:rPr>
        <w:t xml:space="preserve">true </w:t>
      </w:r>
      <w:r w:rsidRPr="00BE1BDF">
        <w:rPr>
          <w:rFonts w:ascii="Arial" w:hAnsi="Arial" w:cs="Arial"/>
          <w:sz w:val="22"/>
        </w:rPr>
        <w:t xml:space="preserve">in patients with early stage cancers and in the minimal residual disease setting, which </w:t>
      </w:r>
      <w:r w:rsidR="005F77F5" w:rsidRPr="00BE1BDF">
        <w:rPr>
          <w:rFonts w:ascii="Arial" w:hAnsi="Arial" w:cs="Arial"/>
          <w:sz w:val="22"/>
        </w:rPr>
        <w:t>benefits from</w:t>
      </w:r>
      <w:r w:rsidRPr="00BE1BDF">
        <w:rPr>
          <w:rFonts w:ascii="Arial" w:hAnsi="Arial" w:cs="Arial"/>
          <w:sz w:val="22"/>
        </w:rPr>
        <w:t xml:space="preserve"> deep sequencing </w:t>
      </w:r>
      <w:r w:rsidR="005F77F5" w:rsidRPr="00BE1BDF">
        <w:rPr>
          <w:rFonts w:ascii="Arial" w:hAnsi="Arial" w:cs="Arial"/>
          <w:sz w:val="22"/>
        </w:rPr>
        <w:t>producing a more sensitive indicator for early cancer detection and surveillance</w:t>
      </w:r>
      <w:r w:rsidRPr="00BE1BDF">
        <w:rPr>
          <w:rFonts w:ascii="Arial" w:hAnsi="Arial" w:cs="Arial"/>
          <w:sz w:val="22"/>
        </w:rPr>
        <w:t xml:space="preserve"> </w:t>
      </w:r>
      <w:r w:rsidRPr="00BE1BDF">
        <w:rPr>
          <w:rFonts w:ascii="Arial" w:hAnsi="Arial" w:cs="Arial"/>
          <w:sz w:val="22"/>
        </w:rPr>
        <w:fldChar w:fldCharType="begin">
          <w:fldData xml:space="preserve">PEVuZE5vdGU+PENpdGU+PEF1dGhvcj5GZWNlIGRlIGxhIENydXo8L0F1dGhvcj48WWVhcj4yMDE4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PEVuZE5vdGU+PENpdGU+PEF1dGhvcj5GZWNlIGRlIGxhIENydXo8L0F1dGhvcj48WWVhcj4yMDE4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Pr="00BE1BDF">
        <w:rPr>
          <w:rFonts w:ascii="Arial" w:hAnsi="Arial" w:cs="Arial"/>
          <w:sz w:val="22"/>
        </w:rPr>
      </w:r>
      <w:r w:rsidRPr="00BE1BDF">
        <w:rPr>
          <w:rFonts w:ascii="Arial" w:hAnsi="Arial" w:cs="Arial"/>
          <w:sz w:val="22"/>
        </w:rPr>
        <w:fldChar w:fldCharType="separate"/>
      </w:r>
      <w:r w:rsidR="00FF7B11">
        <w:rPr>
          <w:rFonts w:ascii="Arial" w:hAnsi="Arial" w:cs="Arial"/>
          <w:noProof/>
          <w:sz w:val="22"/>
        </w:rPr>
        <w:t>(27, 29, 32)</w:t>
      </w:r>
      <w:r w:rsidRPr="00BE1BDF">
        <w:rPr>
          <w:rFonts w:ascii="Arial" w:hAnsi="Arial" w:cs="Arial"/>
          <w:sz w:val="22"/>
        </w:rPr>
        <w:fldChar w:fldCharType="end"/>
      </w:r>
      <w:r w:rsidR="001202FF" w:rsidRPr="00BE1BDF">
        <w:rPr>
          <w:rFonts w:ascii="Arial" w:hAnsi="Arial" w:cs="Arial"/>
          <w:sz w:val="22"/>
        </w:rPr>
        <w:t>.</w:t>
      </w:r>
      <w:r w:rsidR="006C6E93" w:rsidRPr="00BE1BDF">
        <w:rPr>
          <w:rFonts w:ascii="Arial" w:hAnsi="Arial" w:cs="Arial"/>
          <w:sz w:val="22"/>
        </w:rPr>
        <w:t xml:space="preserve"> </w:t>
      </w:r>
      <w:r w:rsidR="005F77F5" w:rsidRPr="00BE1BDF">
        <w:rPr>
          <w:rFonts w:ascii="Arial" w:hAnsi="Arial" w:cs="Arial"/>
          <w:sz w:val="22"/>
        </w:rPr>
        <w:t>That said, l</w:t>
      </w:r>
      <w:r w:rsidR="006C6E93" w:rsidRPr="00BE1BDF">
        <w:rPr>
          <w:rFonts w:ascii="Arial" w:hAnsi="Arial" w:cs="Arial"/>
          <w:sz w:val="22"/>
        </w:rPr>
        <w:t xml:space="preserve">ow depth sequencing </w:t>
      </w:r>
      <w:r w:rsidR="00826071" w:rsidRPr="00BE1BDF">
        <w:rPr>
          <w:rFonts w:ascii="Arial" w:hAnsi="Arial" w:cs="Arial"/>
          <w:sz w:val="22"/>
        </w:rPr>
        <w:t>in</w:t>
      </w:r>
      <w:r w:rsidR="006C6E93" w:rsidRPr="00BE1BDF">
        <w:rPr>
          <w:rFonts w:ascii="Arial" w:hAnsi="Arial" w:cs="Arial"/>
          <w:sz w:val="22"/>
        </w:rPr>
        <w:t xml:space="preserve"> high sample </w:t>
      </w:r>
      <w:r w:rsidR="005F77F5" w:rsidRPr="00BE1BDF">
        <w:rPr>
          <w:rFonts w:ascii="Arial" w:hAnsi="Arial" w:cs="Arial"/>
          <w:sz w:val="22"/>
        </w:rPr>
        <w:t>sizes</w:t>
      </w:r>
      <w:r w:rsidR="006C6E93" w:rsidRPr="00BE1BDF">
        <w:rPr>
          <w:rFonts w:ascii="Arial" w:hAnsi="Arial" w:cs="Arial"/>
          <w:sz w:val="22"/>
        </w:rPr>
        <w:t xml:space="preserve"> is a cost-effective strategy for cohort stud</w:t>
      </w:r>
      <w:r w:rsidR="00826071" w:rsidRPr="00BE1BDF">
        <w:rPr>
          <w:rFonts w:ascii="Arial" w:hAnsi="Arial" w:cs="Arial"/>
          <w:sz w:val="22"/>
        </w:rPr>
        <w:t>ies</w:t>
      </w:r>
      <w:r w:rsidR="00384783" w:rsidRPr="00BE1BDF">
        <w:rPr>
          <w:rFonts w:ascii="Arial" w:hAnsi="Arial" w:cs="Arial"/>
          <w:sz w:val="22"/>
        </w:rPr>
        <w:t xml:space="preserve"> </w:t>
      </w:r>
      <w:r w:rsidR="006C6E93" w:rsidRPr="00BE1BDF">
        <w:rPr>
          <w:rFonts w:ascii="Arial" w:hAnsi="Arial" w:cs="Arial"/>
          <w:sz w:val="22"/>
        </w:rPr>
        <w:fldChar w:fldCharType="begin">
          <w:fldData xml:space="preserve">PEVuZE5vdGU+PENpdGU+PEF1dGhvcj5MaXU8L0F1dGhvcj48WWVhcj4yMDE4PC9ZZWFyPjxSZWNO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PEVuZE5vdGU+PENpdGU+PEF1dGhvcj5MaXU8L0F1dGhvcj48WWVhcj4yMDE4PC9ZZWFyPjxSZWNO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006C6E93" w:rsidRPr="00BE1BDF">
        <w:rPr>
          <w:rFonts w:ascii="Arial" w:hAnsi="Arial" w:cs="Arial"/>
          <w:sz w:val="22"/>
        </w:rPr>
      </w:r>
      <w:r w:rsidR="006C6E93" w:rsidRPr="00BE1BDF">
        <w:rPr>
          <w:rFonts w:ascii="Arial" w:hAnsi="Arial" w:cs="Arial"/>
          <w:sz w:val="22"/>
        </w:rPr>
        <w:fldChar w:fldCharType="separate"/>
      </w:r>
      <w:r w:rsidR="00FF7B11">
        <w:rPr>
          <w:rFonts w:ascii="Arial" w:hAnsi="Arial" w:cs="Arial"/>
          <w:noProof/>
          <w:sz w:val="22"/>
        </w:rPr>
        <w:t>(33)</w:t>
      </w:r>
      <w:r w:rsidR="006C6E93" w:rsidRPr="00BE1BDF">
        <w:rPr>
          <w:rFonts w:ascii="Arial" w:hAnsi="Arial" w:cs="Arial"/>
          <w:sz w:val="22"/>
        </w:rPr>
        <w:fldChar w:fldCharType="end"/>
      </w:r>
      <w:r w:rsidR="00384783" w:rsidRPr="00BE1BDF">
        <w:rPr>
          <w:rFonts w:ascii="Arial" w:hAnsi="Arial" w:cs="Arial"/>
          <w:sz w:val="22"/>
        </w:rPr>
        <w:t>.</w:t>
      </w:r>
      <w:r w:rsidR="00FE0ED4" w:rsidRPr="00BE1BDF">
        <w:rPr>
          <w:rFonts w:ascii="Arial" w:hAnsi="Arial" w:cs="Arial"/>
          <w:sz w:val="22"/>
        </w:rPr>
        <w:t xml:space="preserve"> </w:t>
      </w:r>
      <w:r w:rsidR="00826071" w:rsidRPr="00BE1BDF">
        <w:rPr>
          <w:rFonts w:ascii="Arial" w:hAnsi="Arial" w:cs="Arial"/>
          <w:sz w:val="22"/>
        </w:rPr>
        <w:t>Utilizing reduced</w:t>
      </w:r>
      <w:r w:rsidR="006C6E93" w:rsidRPr="00BE1BDF">
        <w:rPr>
          <w:rFonts w:ascii="Arial" w:hAnsi="Arial" w:cs="Arial"/>
          <w:sz w:val="22"/>
        </w:rPr>
        <w:t xml:space="preserve"> sequencing volume, low-pass sequencing and correspondingly low sequencing cost will be crucial to facilitate an easier clinical deployment of DNA methylation-based </w:t>
      </w:r>
      <w:r w:rsidR="006C6E93" w:rsidRPr="002B013E">
        <w:rPr>
          <w:rFonts w:ascii="Arial" w:hAnsi="Arial" w:cs="Arial"/>
          <w:sz w:val="22"/>
        </w:rPr>
        <w:t>surveillance tools</w:t>
      </w:r>
      <w:r w:rsidR="00FC7750" w:rsidRPr="002B013E">
        <w:rPr>
          <w:rFonts w:ascii="Arial" w:hAnsi="Arial" w:cs="Arial"/>
          <w:sz w:val="22"/>
        </w:rPr>
        <w:t xml:space="preserve">. Meanwhile, the epigenetic patterns of HBV </w:t>
      </w:r>
      <w:r w:rsidR="00FC7750" w:rsidRPr="002B013E">
        <w:rPr>
          <w:rFonts w:ascii="Arial" w:hAnsi="Arial" w:cs="Arial"/>
          <w:sz w:val="22"/>
          <w:rPrChange w:id="56" w:author="Zhang Haikun" w:date="2019-12-19T15:44:00Z">
            <w:rPr>
              <w:rFonts w:ascii="Arial" w:hAnsi="Arial" w:cs="Arial"/>
              <w:sz w:val="22"/>
              <w:highlight w:val="green"/>
            </w:rPr>
          </w:rPrChange>
        </w:rPr>
        <w:t>intergration</w:t>
      </w:r>
      <w:r w:rsidR="00C30E90" w:rsidRPr="002B013E">
        <w:rPr>
          <w:rFonts w:ascii="Arial" w:hAnsi="Arial" w:cs="Arial"/>
          <w:sz w:val="22"/>
          <w:rPrChange w:id="57" w:author="Zhang Haikun" w:date="2019-12-19T15:44:00Z">
            <w:rPr>
              <w:rFonts w:ascii="Arial" w:hAnsi="Arial" w:cs="Arial"/>
              <w:sz w:val="22"/>
              <w:highlight w:val="green"/>
            </w:rPr>
          </w:rPrChange>
        </w:rPr>
        <w:t xml:space="preserve"> regions</w:t>
      </w:r>
      <w:r w:rsidR="00FC7750" w:rsidRPr="002B013E">
        <w:rPr>
          <w:rFonts w:ascii="Arial" w:hAnsi="Arial" w:cs="Arial"/>
          <w:sz w:val="22"/>
          <w:rPrChange w:id="58" w:author="Zhang Haikun" w:date="2019-12-19T15:44:00Z">
            <w:rPr>
              <w:rFonts w:ascii="Arial" w:hAnsi="Arial" w:cs="Arial"/>
              <w:sz w:val="22"/>
              <w:highlight w:val="green"/>
            </w:rPr>
          </w:rPrChange>
        </w:rPr>
        <w:t>, one of the most</w:t>
      </w:r>
      <w:r w:rsidR="00493F1D" w:rsidRPr="002B013E">
        <w:rPr>
          <w:rFonts w:ascii="Arial" w:hAnsi="Arial" w:cs="Arial"/>
          <w:sz w:val="22"/>
          <w:rPrChange w:id="59" w:author="Zhang Haikun" w:date="2019-12-19T15:44:00Z">
            <w:rPr>
              <w:rFonts w:ascii="Arial" w:hAnsi="Arial" w:cs="Arial"/>
              <w:sz w:val="22"/>
              <w:highlight w:val="green"/>
            </w:rPr>
          </w:rPrChange>
        </w:rPr>
        <w:t xml:space="preserve"> important features of HCC, have</w:t>
      </w:r>
      <w:r w:rsidR="00FC7750" w:rsidRPr="002B013E">
        <w:rPr>
          <w:rFonts w:ascii="Arial" w:hAnsi="Arial" w:cs="Arial"/>
          <w:sz w:val="22"/>
          <w:rPrChange w:id="60" w:author="Zhang Haikun" w:date="2019-12-19T15:44:00Z">
            <w:rPr>
              <w:rFonts w:ascii="Arial" w:hAnsi="Arial" w:cs="Arial"/>
              <w:sz w:val="22"/>
              <w:highlight w:val="green"/>
            </w:rPr>
          </w:rPrChange>
        </w:rPr>
        <w:t xml:space="preserve"> never been investigated in cfDNA based diagnosis system.</w:t>
      </w:r>
    </w:p>
    <w:p w14:paraId="44819E90" w14:textId="1DB15EAC" w:rsidR="007D63D1" w:rsidRPr="00BE1BDF" w:rsidRDefault="00512BF4">
      <w:pPr>
        <w:spacing w:before="240"/>
        <w:ind w:firstLineChars="150" w:firstLine="330"/>
        <w:rPr>
          <w:rFonts w:ascii="Arial" w:hAnsi="Arial" w:cs="Arial"/>
          <w:sz w:val="22"/>
        </w:rPr>
      </w:pPr>
      <w:r w:rsidRPr="00C20DEE">
        <w:rPr>
          <w:rFonts w:ascii="Arial" w:hAnsi="Arial" w:cs="Arial"/>
          <w:sz w:val="22"/>
          <w:rPrChange w:id="61" w:author="Zhang Haikun" w:date="2019-12-19T15:55:00Z">
            <w:rPr>
              <w:rFonts w:ascii="Arial" w:hAnsi="Arial" w:cs="Arial"/>
              <w:sz w:val="22"/>
              <w:highlight w:val="yellow"/>
            </w:rPr>
          </w:rPrChange>
        </w:rPr>
        <w:t>In this study</w:t>
      </w:r>
      <w:r w:rsidR="002618DF" w:rsidRPr="00C20DEE">
        <w:rPr>
          <w:rFonts w:ascii="Arial" w:hAnsi="Arial" w:cs="Arial"/>
          <w:sz w:val="22"/>
          <w:rPrChange w:id="62" w:author="Zhang Haikun" w:date="2019-12-19T15:55:00Z">
            <w:rPr>
              <w:rFonts w:ascii="Arial" w:hAnsi="Arial" w:cs="Arial"/>
              <w:sz w:val="22"/>
              <w:highlight w:val="yellow"/>
            </w:rPr>
          </w:rPrChange>
        </w:rPr>
        <w:t xml:space="preserve">, </w:t>
      </w:r>
      <w:r w:rsidR="002618DF" w:rsidRPr="00C20DEE">
        <w:rPr>
          <w:rFonts w:ascii="Arial" w:hAnsi="Arial" w:cs="Arial"/>
          <w:sz w:val="22"/>
          <w:highlight w:val="yellow"/>
        </w:rPr>
        <w:t xml:space="preserve">we </w:t>
      </w:r>
      <w:r w:rsidR="00C10FE0" w:rsidRPr="00C20DEE">
        <w:rPr>
          <w:rFonts w:ascii="Arial" w:hAnsi="Arial" w:cs="Arial"/>
          <w:sz w:val="22"/>
          <w:highlight w:val="yellow"/>
        </w:rPr>
        <w:t xml:space="preserve">investigated </w:t>
      </w:r>
      <w:del w:id="63" w:author="Zhang Haikun" w:date="2019-12-19T15:56:00Z">
        <w:r w:rsidR="00204F7E" w:rsidRPr="00C20DEE" w:rsidDel="00C20DEE">
          <w:rPr>
            <w:rFonts w:ascii="Arial" w:hAnsi="Arial" w:cs="Arial"/>
            <w:sz w:val="22"/>
            <w:highlight w:val="yellow"/>
          </w:rPr>
          <w:delText xml:space="preserve">the performance </w:delText>
        </w:r>
      </w:del>
      <w:r w:rsidR="00204F7E" w:rsidRPr="00C20DEE">
        <w:rPr>
          <w:rFonts w:ascii="Arial" w:hAnsi="Arial" w:cs="Arial"/>
          <w:sz w:val="22"/>
          <w:highlight w:val="yellow"/>
        </w:rPr>
        <w:t xml:space="preserve">of </w:t>
      </w:r>
      <w:ins w:id="64" w:author="Zhang Haikun" w:date="2019-12-19T15:57:00Z">
        <w:r w:rsidR="00C20DEE" w:rsidRPr="00C20DEE">
          <w:rPr>
            <w:rFonts w:ascii="Arial" w:hAnsi="Arial" w:cs="Arial"/>
            <w:sz w:val="22"/>
            <w:highlight w:val="yellow"/>
            <w:rPrChange w:id="65" w:author="Zhang Haikun" w:date="2019-12-19T15:58:00Z">
              <w:rPr>
                <w:rFonts w:ascii="Arial" w:hAnsi="Arial" w:cs="Arial"/>
                <w:sz w:val="22"/>
              </w:rPr>
            </w:rPrChange>
          </w:rPr>
          <w:t xml:space="preserve">cfDNA methylation profiling at </w:t>
        </w:r>
      </w:ins>
      <w:r w:rsidR="00C3288A" w:rsidRPr="00C20DEE">
        <w:rPr>
          <w:rFonts w:ascii="Arial" w:hAnsi="Arial" w:cs="Arial"/>
          <w:sz w:val="22"/>
          <w:highlight w:val="yellow"/>
        </w:rPr>
        <w:t xml:space="preserve">low-pass WGBS </w:t>
      </w:r>
      <w:del w:id="66" w:author="Zhang Haikun" w:date="2019-12-19T15:57:00Z">
        <w:r w:rsidR="00C3288A" w:rsidRPr="00C20DEE" w:rsidDel="00C20DEE">
          <w:rPr>
            <w:rFonts w:ascii="Arial" w:hAnsi="Arial" w:cs="Arial"/>
            <w:sz w:val="22"/>
            <w:highlight w:val="yellow"/>
          </w:rPr>
          <w:delText xml:space="preserve">in </w:delText>
        </w:r>
        <w:r w:rsidR="002618DF" w:rsidRPr="00C20DEE" w:rsidDel="00C20DEE">
          <w:rPr>
            <w:rFonts w:ascii="Arial" w:hAnsi="Arial" w:cs="Arial"/>
            <w:sz w:val="22"/>
            <w:highlight w:val="yellow"/>
          </w:rPr>
          <w:delText>cfDNA methylation profiling</w:delText>
        </w:r>
        <w:r w:rsidR="00C10FE0" w:rsidRPr="00C20DEE" w:rsidDel="00C20DEE">
          <w:rPr>
            <w:rFonts w:ascii="Arial" w:hAnsi="Arial" w:cs="Arial"/>
            <w:sz w:val="22"/>
            <w:highlight w:val="yellow"/>
          </w:rPr>
          <w:delText xml:space="preserve"> </w:delText>
        </w:r>
      </w:del>
      <w:r w:rsidR="00C10FE0" w:rsidRPr="00C20DEE">
        <w:rPr>
          <w:rFonts w:ascii="Arial" w:hAnsi="Arial" w:cs="Arial"/>
          <w:sz w:val="22"/>
          <w:highlight w:val="yellow"/>
        </w:rPr>
        <w:t xml:space="preserve">and </w:t>
      </w:r>
      <w:ins w:id="67" w:author="Zhang Haikun" w:date="2019-12-19T15:56:00Z">
        <w:r w:rsidR="00C20DEE" w:rsidRPr="00C20DEE">
          <w:rPr>
            <w:rFonts w:ascii="Arial" w:hAnsi="Arial" w:cs="Arial"/>
            <w:sz w:val="22"/>
            <w:highlight w:val="yellow"/>
            <w:rPrChange w:id="68" w:author="Zhang Haikun" w:date="2019-12-19T15:58:00Z">
              <w:rPr>
                <w:rFonts w:ascii="Arial" w:hAnsi="Arial" w:cs="Arial"/>
                <w:sz w:val="22"/>
              </w:rPr>
            </w:rPrChange>
          </w:rPr>
          <w:t xml:space="preserve">the performance of </w:t>
        </w:r>
      </w:ins>
      <w:r w:rsidR="005F77F5" w:rsidRPr="00C20DEE">
        <w:rPr>
          <w:rFonts w:ascii="Arial" w:hAnsi="Arial" w:cs="Arial"/>
          <w:sz w:val="22"/>
          <w:highlight w:val="yellow"/>
        </w:rPr>
        <w:t>HCC</w:t>
      </w:r>
      <w:r w:rsidR="00C10FE0" w:rsidRPr="00C20DEE">
        <w:rPr>
          <w:rFonts w:ascii="Arial" w:hAnsi="Arial" w:cs="Arial"/>
          <w:sz w:val="22"/>
          <w:highlight w:val="yellow"/>
        </w:rPr>
        <w:t xml:space="preserve"> prediction.</w:t>
      </w:r>
      <w:r w:rsidR="009C3DA5" w:rsidRPr="00C20DEE">
        <w:rPr>
          <w:rFonts w:ascii="Arial" w:hAnsi="Arial" w:cs="Arial"/>
          <w:sz w:val="22"/>
          <w:rPrChange w:id="69" w:author="Zhang Haikun" w:date="2019-12-19T15:55:00Z">
            <w:rPr>
              <w:rFonts w:ascii="Arial" w:hAnsi="Arial" w:cs="Arial"/>
              <w:sz w:val="22"/>
              <w:highlight w:val="yellow"/>
            </w:rPr>
          </w:rPrChange>
        </w:rPr>
        <w:t xml:space="preserve"> </w:t>
      </w:r>
      <w:r w:rsidR="009C3DA5" w:rsidRPr="00C20DEE">
        <w:rPr>
          <w:rFonts w:ascii="Arial" w:hAnsi="Arial" w:cs="Arial"/>
          <w:sz w:val="22"/>
          <w:rPrChange w:id="70" w:author="Zhang Haikun" w:date="2019-12-19T15:55:00Z">
            <w:rPr>
              <w:rFonts w:ascii="Arial" w:hAnsi="Arial" w:cs="Arial"/>
              <w:sz w:val="22"/>
              <w:highlight w:val="green"/>
            </w:rPr>
          </w:rPrChange>
        </w:rPr>
        <w:t xml:space="preserve">We </w:t>
      </w:r>
      <w:r w:rsidR="00E125A0" w:rsidRPr="00C20DEE">
        <w:rPr>
          <w:rFonts w:ascii="Arial" w:hAnsi="Arial" w:cs="Arial"/>
          <w:sz w:val="22"/>
          <w:rPrChange w:id="71" w:author="Zhang Haikun" w:date="2019-12-19T15:55:00Z">
            <w:rPr>
              <w:rFonts w:ascii="Arial" w:hAnsi="Arial" w:cs="Arial"/>
              <w:sz w:val="22"/>
              <w:highlight w:val="green"/>
            </w:rPr>
          </w:rPrChange>
        </w:rPr>
        <w:t xml:space="preserve">systemically collected the most comprehensive HBV intergration </w:t>
      </w:r>
      <w:del w:id="72" w:author="Zhang Haikun" w:date="2019-12-19T15:51:00Z">
        <w:r w:rsidR="00E125A0" w:rsidRPr="00C20DEE" w:rsidDel="002B013E">
          <w:rPr>
            <w:rFonts w:ascii="Arial" w:hAnsi="Arial" w:cs="Arial"/>
            <w:sz w:val="22"/>
            <w:rPrChange w:id="73" w:author="Zhang Haikun" w:date="2019-12-19T15:55:00Z">
              <w:rPr>
                <w:rFonts w:ascii="Arial" w:hAnsi="Arial" w:cs="Arial"/>
                <w:sz w:val="22"/>
                <w:highlight w:val="green"/>
              </w:rPr>
            </w:rPrChange>
          </w:rPr>
          <w:delText>regions</w:delText>
        </w:r>
        <w:r w:rsidR="00DE707A" w:rsidRPr="00C20DEE" w:rsidDel="002B013E">
          <w:rPr>
            <w:rFonts w:ascii="Arial" w:hAnsi="Arial" w:cs="Arial"/>
            <w:sz w:val="22"/>
            <w:rPrChange w:id="74" w:author="Zhang Haikun" w:date="2019-12-19T15:55:00Z">
              <w:rPr>
                <w:rFonts w:ascii="Arial" w:hAnsi="Arial" w:cs="Arial"/>
                <w:sz w:val="22"/>
                <w:highlight w:val="green"/>
              </w:rPr>
            </w:rPrChange>
          </w:rPr>
          <w:delText xml:space="preserve"> </w:delText>
        </w:r>
      </w:del>
      <w:ins w:id="75" w:author="Zhang Haikun" w:date="2019-12-19T15:51:00Z">
        <w:r w:rsidR="002B013E" w:rsidRPr="00C20DEE">
          <w:rPr>
            <w:rFonts w:ascii="Arial" w:hAnsi="Arial" w:cs="Arial"/>
            <w:sz w:val="22"/>
            <w:rPrChange w:id="76" w:author="Zhang Haikun" w:date="2019-12-19T15:55:00Z">
              <w:rPr>
                <w:rFonts w:ascii="Arial" w:hAnsi="Arial" w:cs="Arial"/>
                <w:sz w:val="22"/>
                <w:highlight w:val="green"/>
              </w:rPr>
            </w:rPrChange>
          </w:rPr>
          <w:t xml:space="preserve">sites </w:t>
        </w:r>
      </w:ins>
      <w:r w:rsidR="00E125A0" w:rsidRPr="00C20DEE">
        <w:rPr>
          <w:rFonts w:ascii="Arial" w:hAnsi="Arial" w:cs="Arial"/>
          <w:sz w:val="22"/>
          <w:rPrChange w:id="77" w:author="Zhang Haikun" w:date="2019-12-19T15:55:00Z">
            <w:rPr>
              <w:rFonts w:ascii="Arial" w:hAnsi="Arial" w:cs="Arial"/>
              <w:sz w:val="22"/>
              <w:highlight w:val="green"/>
            </w:rPr>
          </w:rPrChange>
        </w:rPr>
        <w:t>(</w:t>
      </w:r>
      <w:r w:rsidR="00BF4E05" w:rsidRPr="00C20DEE">
        <w:rPr>
          <w:rFonts w:ascii="Arial" w:hAnsi="Arial" w:cs="Arial"/>
          <w:sz w:val="22"/>
          <w:rPrChange w:id="78" w:author="Zhang Haikun" w:date="2019-12-19T15:55:00Z">
            <w:rPr>
              <w:rFonts w:ascii="Arial" w:hAnsi="Arial" w:cs="Arial"/>
              <w:sz w:val="22"/>
              <w:highlight w:val="green"/>
            </w:rPr>
          </w:rPrChange>
        </w:rPr>
        <w:t>N=6,072</w:t>
      </w:r>
      <w:r w:rsidR="00E125A0" w:rsidRPr="00C20DEE">
        <w:rPr>
          <w:rFonts w:ascii="Arial" w:hAnsi="Arial" w:cs="Arial"/>
          <w:sz w:val="22"/>
          <w:rPrChange w:id="79" w:author="Zhang Haikun" w:date="2019-12-19T15:55:00Z">
            <w:rPr>
              <w:rFonts w:ascii="Arial" w:hAnsi="Arial" w:cs="Arial"/>
              <w:sz w:val="22"/>
              <w:highlight w:val="green"/>
            </w:rPr>
          </w:rPrChange>
        </w:rPr>
        <w:t xml:space="preserve">) </w:t>
      </w:r>
      <w:r w:rsidR="00E125A0" w:rsidRPr="00C20DEE">
        <w:rPr>
          <w:rFonts w:ascii="Arial" w:hAnsi="Arial" w:cs="Arial"/>
          <w:sz w:val="22"/>
          <w:rPrChange w:id="80" w:author="Zhang Haikun" w:date="2019-12-19T15:55:00Z">
            <w:rPr>
              <w:rFonts w:ascii="Arial" w:hAnsi="Arial" w:cs="Arial"/>
              <w:sz w:val="22"/>
              <w:highlight w:val="yellow"/>
            </w:rPr>
          </w:rPrChange>
        </w:rPr>
        <w:t xml:space="preserve">and </w:t>
      </w:r>
      <w:r w:rsidR="009859AE" w:rsidRPr="00C20DEE">
        <w:rPr>
          <w:rFonts w:ascii="Arial" w:hAnsi="Arial" w:cs="Arial"/>
          <w:sz w:val="22"/>
          <w:rPrChange w:id="81" w:author="Zhang Haikun" w:date="2019-12-19T15:55:00Z">
            <w:rPr>
              <w:rFonts w:ascii="Arial" w:hAnsi="Arial" w:cs="Arial"/>
              <w:sz w:val="22"/>
              <w:highlight w:val="yellow"/>
            </w:rPr>
          </w:rPrChange>
        </w:rPr>
        <w:t>explored the</w:t>
      </w:r>
      <w:r w:rsidR="009C3DA5" w:rsidRPr="00C20DEE">
        <w:rPr>
          <w:rFonts w:ascii="Arial" w:hAnsi="Arial" w:cs="Arial"/>
          <w:sz w:val="22"/>
          <w:rPrChange w:id="82" w:author="Zhang Haikun" w:date="2019-12-19T15:55:00Z">
            <w:rPr>
              <w:rFonts w:ascii="Arial" w:hAnsi="Arial" w:cs="Arial"/>
              <w:sz w:val="22"/>
              <w:highlight w:val="yellow"/>
            </w:rPr>
          </w:rPrChange>
        </w:rPr>
        <w:t xml:space="preserve"> DNA methylation</w:t>
      </w:r>
      <w:r w:rsidR="009859AE" w:rsidRPr="00C20DEE">
        <w:rPr>
          <w:rFonts w:ascii="Arial" w:hAnsi="Arial" w:cs="Arial"/>
          <w:sz w:val="22"/>
          <w:rPrChange w:id="83" w:author="Zhang Haikun" w:date="2019-12-19T15:55:00Z">
            <w:rPr>
              <w:rFonts w:ascii="Arial" w:hAnsi="Arial" w:cs="Arial"/>
              <w:sz w:val="22"/>
              <w:highlight w:val="yellow"/>
            </w:rPr>
          </w:rPrChange>
        </w:rPr>
        <w:t xml:space="preserve"> state</w:t>
      </w:r>
      <w:r w:rsidR="009C3DA5" w:rsidRPr="00C20DEE">
        <w:rPr>
          <w:rFonts w:ascii="Arial" w:hAnsi="Arial" w:cs="Arial"/>
          <w:sz w:val="22"/>
          <w:rPrChange w:id="84" w:author="Zhang Haikun" w:date="2019-12-19T15:55:00Z">
            <w:rPr>
              <w:rFonts w:ascii="Arial" w:hAnsi="Arial" w:cs="Arial"/>
              <w:sz w:val="22"/>
              <w:highlight w:val="yellow"/>
            </w:rPr>
          </w:rPrChange>
        </w:rPr>
        <w:t xml:space="preserve"> around HBV integration region</w:t>
      </w:r>
      <w:r w:rsidR="00BB7BFA" w:rsidRPr="00C20DEE">
        <w:rPr>
          <w:rFonts w:ascii="Arial" w:hAnsi="Arial" w:cs="Arial"/>
          <w:sz w:val="22"/>
          <w:rPrChange w:id="85" w:author="Zhang Haikun" w:date="2019-12-19T15:55:00Z">
            <w:rPr>
              <w:rFonts w:ascii="Arial" w:hAnsi="Arial" w:cs="Arial"/>
              <w:sz w:val="22"/>
              <w:highlight w:val="yellow"/>
            </w:rPr>
          </w:rPrChange>
        </w:rPr>
        <w:t>s</w:t>
      </w:r>
      <w:del w:id="86" w:author="Zhang Haikun" w:date="2019-12-19T15:58:00Z">
        <w:r w:rsidR="004A2F17" w:rsidRPr="00C20DEE" w:rsidDel="00C20DEE">
          <w:rPr>
            <w:rFonts w:ascii="Arial" w:hAnsi="Arial" w:cs="Arial"/>
            <w:sz w:val="22"/>
            <w:rPrChange w:id="87" w:author="Zhang Haikun" w:date="2019-12-19T15:55:00Z">
              <w:rPr>
                <w:rFonts w:ascii="Arial" w:hAnsi="Arial" w:cs="Arial"/>
                <w:sz w:val="22"/>
                <w:highlight w:val="yellow"/>
              </w:rPr>
            </w:rPrChange>
          </w:rPr>
          <w:delText xml:space="preserve"> (</w:delText>
        </w:r>
        <w:r w:rsidR="004A2F17" w:rsidRPr="00C20DEE" w:rsidDel="00C20DEE">
          <w:rPr>
            <w:rFonts w:ascii="Arial" w:hAnsi="Arial" w:cs="Arial"/>
            <w:color w:val="000000" w:themeColor="text1"/>
            <w:sz w:val="22"/>
            <w:rPrChange w:id="88" w:author="Zhang Haikun" w:date="2019-12-19T15:55:00Z">
              <w:rPr>
                <w:rFonts w:ascii="Arial" w:hAnsi="Arial" w:cs="Arial"/>
                <w:color w:val="000000" w:themeColor="text1"/>
                <w:sz w:val="22"/>
                <w:highlight w:val="yellow"/>
              </w:rPr>
            </w:rPrChange>
          </w:rPr>
          <w:delText>Methyl</w:delText>
        </w:r>
        <w:r w:rsidR="004A2F17" w:rsidRPr="00C20DEE" w:rsidDel="00C20DEE">
          <w:rPr>
            <w:rFonts w:ascii="Arial" w:hAnsi="Arial" w:cs="Arial"/>
            <w:color w:val="000000" w:themeColor="text1"/>
            <w:sz w:val="22"/>
            <w:vertAlign w:val="subscript"/>
            <w:rPrChange w:id="89" w:author="Zhang Haikun" w:date="2019-12-19T15:55:00Z">
              <w:rPr>
                <w:rFonts w:ascii="Arial" w:hAnsi="Arial" w:cs="Arial"/>
                <w:color w:val="000000" w:themeColor="text1"/>
                <w:sz w:val="22"/>
                <w:highlight w:val="yellow"/>
                <w:vertAlign w:val="subscript"/>
              </w:rPr>
            </w:rPrChange>
          </w:rPr>
          <w:delText>HBV</w:delText>
        </w:r>
        <w:r w:rsidR="004A2F17" w:rsidRPr="00C20DEE" w:rsidDel="00C20DEE">
          <w:rPr>
            <w:rFonts w:ascii="Arial" w:hAnsi="Arial" w:cs="Arial"/>
            <w:sz w:val="22"/>
            <w:rPrChange w:id="90" w:author="Zhang Haikun" w:date="2019-12-19T15:55:00Z">
              <w:rPr>
                <w:rFonts w:ascii="Arial" w:hAnsi="Arial" w:cs="Arial"/>
                <w:sz w:val="22"/>
                <w:highlight w:val="yellow"/>
              </w:rPr>
            </w:rPrChange>
          </w:rPr>
          <w:delText>)</w:delText>
        </w:r>
      </w:del>
      <w:r w:rsidR="009C3DA5" w:rsidRPr="00C20DEE">
        <w:rPr>
          <w:rFonts w:ascii="Arial" w:hAnsi="Arial" w:cs="Arial"/>
          <w:sz w:val="22"/>
          <w:rPrChange w:id="91" w:author="Zhang Haikun" w:date="2019-12-19T15:55:00Z">
            <w:rPr>
              <w:rFonts w:ascii="Arial" w:hAnsi="Arial" w:cs="Arial"/>
              <w:sz w:val="22"/>
              <w:highlight w:val="yellow"/>
            </w:rPr>
          </w:rPrChange>
        </w:rPr>
        <w:t xml:space="preserve"> of HCC patients.</w:t>
      </w:r>
      <w:r w:rsidR="00C10FE0" w:rsidRPr="00C20DEE">
        <w:rPr>
          <w:rFonts w:ascii="Arial" w:hAnsi="Arial" w:cs="Arial"/>
          <w:sz w:val="22"/>
          <w:rPrChange w:id="92" w:author="Zhang Haikun" w:date="2019-12-19T15:55:00Z">
            <w:rPr>
              <w:rFonts w:ascii="Arial" w:hAnsi="Arial" w:cs="Arial"/>
              <w:sz w:val="22"/>
              <w:highlight w:val="yellow"/>
            </w:rPr>
          </w:rPrChange>
        </w:rPr>
        <w:t xml:space="preserve"> We evaluated</w:t>
      </w:r>
      <w:r w:rsidR="00204F7E" w:rsidRPr="00C20DEE">
        <w:rPr>
          <w:rFonts w:ascii="Arial" w:hAnsi="Arial" w:cs="Arial"/>
          <w:sz w:val="22"/>
          <w:rPrChange w:id="93" w:author="Zhang Haikun" w:date="2019-12-19T15:55:00Z">
            <w:rPr>
              <w:rFonts w:ascii="Arial" w:hAnsi="Arial" w:cs="Arial"/>
              <w:sz w:val="22"/>
              <w:highlight w:val="yellow"/>
            </w:rPr>
          </w:rPrChange>
        </w:rPr>
        <w:t xml:space="preserve"> the </w:t>
      </w:r>
      <w:r w:rsidR="007D63D1" w:rsidRPr="00C20DEE">
        <w:rPr>
          <w:rFonts w:ascii="Arial" w:hAnsi="Arial" w:cs="Arial"/>
          <w:sz w:val="22"/>
          <w:rPrChange w:id="94" w:author="Zhang Haikun" w:date="2019-12-19T15:55:00Z">
            <w:rPr>
              <w:rFonts w:ascii="Arial" w:hAnsi="Arial" w:cs="Arial"/>
              <w:sz w:val="22"/>
              <w:highlight w:val="yellow"/>
            </w:rPr>
          </w:rPrChange>
        </w:rPr>
        <w:t xml:space="preserve">minimum </w:t>
      </w:r>
      <w:r w:rsidR="00204F7E" w:rsidRPr="00C20DEE">
        <w:rPr>
          <w:rFonts w:ascii="Arial" w:hAnsi="Arial" w:cs="Arial"/>
          <w:sz w:val="22"/>
          <w:rPrChange w:id="95" w:author="Zhang Haikun" w:date="2019-12-19T15:55:00Z">
            <w:rPr>
              <w:rFonts w:ascii="Arial" w:hAnsi="Arial" w:cs="Arial"/>
              <w:sz w:val="22"/>
              <w:highlight w:val="yellow"/>
            </w:rPr>
          </w:rPrChange>
        </w:rPr>
        <w:t xml:space="preserve">sequencing depth for long-range methylation </w:t>
      </w:r>
      <w:del w:id="96" w:author="Zhang Haikun" w:date="2019-12-19T15:52:00Z">
        <w:r w:rsidR="009C3DA5" w:rsidRPr="00C20DEE" w:rsidDel="002B013E">
          <w:rPr>
            <w:rFonts w:ascii="Arial" w:hAnsi="Arial" w:cs="Arial"/>
            <w:sz w:val="22"/>
            <w:rPrChange w:id="97" w:author="Zhang Haikun" w:date="2019-12-19T15:55:00Z">
              <w:rPr>
                <w:rFonts w:ascii="Arial" w:hAnsi="Arial" w:cs="Arial"/>
                <w:sz w:val="22"/>
                <w:highlight w:val="yellow"/>
              </w:rPr>
            </w:rPrChange>
          </w:rPr>
          <w:delText>flanking 5kb of</w:delText>
        </w:r>
      </w:del>
      <w:ins w:id="98" w:author="Zhang Haikun" w:date="2019-12-19T15:52:00Z">
        <w:r w:rsidR="002B013E" w:rsidRPr="00C20DEE">
          <w:rPr>
            <w:rFonts w:ascii="Arial" w:hAnsi="Arial" w:cs="Arial"/>
            <w:sz w:val="22"/>
            <w:rPrChange w:id="99" w:author="Zhang Haikun" w:date="2019-12-19T15:55:00Z">
              <w:rPr>
                <w:rFonts w:ascii="Arial" w:hAnsi="Arial" w:cs="Arial"/>
                <w:sz w:val="22"/>
                <w:highlight w:val="yellow"/>
              </w:rPr>
            </w:rPrChange>
          </w:rPr>
          <w:t>around</w:t>
        </w:r>
      </w:ins>
      <w:r w:rsidR="009C3DA5" w:rsidRPr="00C20DEE">
        <w:rPr>
          <w:rFonts w:ascii="Arial" w:hAnsi="Arial" w:cs="Arial"/>
          <w:sz w:val="22"/>
          <w:rPrChange w:id="100" w:author="Zhang Haikun" w:date="2019-12-19T15:55:00Z">
            <w:rPr>
              <w:rFonts w:ascii="Arial" w:hAnsi="Arial" w:cs="Arial"/>
              <w:sz w:val="22"/>
              <w:highlight w:val="yellow"/>
            </w:rPr>
          </w:rPrChange>
        </w:rPr>
        <w:t xml:space="preserve"> reported HBV integration sites</w:t>
      </w:r>
      <w:del w:id="101" w:author="Zhang Haikun" w:date="2019-12-19T15:59:00Z">
        <w:r w:rsidR="007E6EC7" w:rsidRPr="00C20DEE" w:rsidDel="00C20DEE">
          <w:rPr>
            <w:rFonts w:ascii="Arial" w:hAnsi="Arial" w:cs="Arial"/>
            <w:sz w:val="22"/>
            <w:rPrChange w:id="102" w:author="Zhang Haikun" w:date="2019-12-19T15:55:00Z">
              <w:rPr>
                <w:rFonts w:ascii="Arial" w:hAnsi="Arial" w:cs="Arial"/>
                <w:sz w:val="22"/>
                <w:highlight w:val="yellow"/>
              </w:rPr>
            </w:rPrChange>
          </w:rPr>
          <w:delText xml:space="preserve"> (</w:delText>
        </w:r>
        <w:r w:rsidR="007E6EC7" w:rsidRPr="00C20DEE" w:rsidDel="00C20DEE">
          <w:rPr>
            <w:rFonts w:ascii="Arial" w:hAnsi="Arial" w:cs="Arial"/>
            <w:color w:val="000000" w:themeColor="text1"/>
            <w:sz w:val="22"/>
            <w:rPrChange w:id="103" w:author="Zhang Haikun" w:date="2019-12-19T15:55:00Z">
              <w:rPr>
                <w:rFonts w:ascii="Arial" w:hAnsi="Arial" w:cs="Arial"/>
                <w:color w:val="000000" w:themeColor="text1"/>
                <w:sz w:val="22"/>
                <w:highlight w:val="yellow"/>
              </w:rPr>
            </w:rPrChange>
          </w:rPr>
          <w:delText>Methyl</w:delText>
        </w:r>
        <w:r w:rsidR="007E6EC7" w:rsidRPr="00C20DEE" w:rsidDel="00C20DEE">
          <w:rPr>
            <w:rFonts w:ascii="Arial" w:hAnsi="Arial" w:cs="Arial"/>
            <w:color w:val="000000" w:themeColor="text1"/>
            <w:sz w:val="22"/>
            <w:vertAlign w:val="subscript"/>
            <w:rPrChange w:id="104" w:author="Zhang Haikun" w:date="2019-12-19T15:55:00Z">
              <w:rPr>
                <w:rFonts w:ascii="Arial" w:hAnsi="Arial" w:cs="Arial"/>
                <w:color w:val="000000" w:themeColor="text1"/>
                <w:sz w:val="22"/>
                <w:highlight w:val="yellow"/>
                <w:vertAlign w:val="subscript"/>
              </w:rPr>
            </w:rPrChange>
          </w:rPr>
          <w:delText>HBV</w:delText>
        </w:r>
        <w:r w:rsidR="006C73FE" w:rsidRPr="00C20DEE" w:rsidDel="00C20DEE">
          <w:rPr>
            <w:rFonts w:ascii="Arial" w:hAnsi="Arial" w:cs="Arial"/>
            <w:color w:val="000000" w:themeColor="text1"/>
            <w:sz w:val="22"/>
            <w:vertAlign w:val="subscript"/>
            <w:rPrChange w:id="105" w:author="Zhang Haikun" w:date="2019-12-19T15:55:00Z">
              <w:rPr>
                <w:rFonts w:ascii="Arial" w:hAnsi="Arial" w:cs="Arial"/>
                <w:color w:val="000000" w:themeColor="text1"/>
                <w:sz w:val="22"/>
                <w:highlight w:val="yellow"/>
                <w:vertAlign w:val="subscript"/>
              </w:rPr>
            </w:rPrChange>
          </w:rPr>
          <w:delText>5K</w:delText>
        </w:r>
        <w:r w:rsidR="007E6EC7" w:rsidRPr="00C20DEE" w:rsidDel="00C20DEE">
          <w:rPr>
            <w:rFonts w:ascii="Arial" w:hAnsi="Arial" w:cs="Arial"/>
            <w:sz w:val="22"/>
            <w:rPrChange w:id="106" w:author="Zhang Haikun" w:date="2019-12-19T15:55:00Z">
              <w:rPr>
                <w:rFonts w:ascii="Arial" w:hAnsi="Arial" w:cs="Arial"/>
                <w:sz w:val="22"/>
                <w:highlight w:val="yellow"/>
              </w:rPr>
            </w:rPrChange>
          </w:rPr>
          <w:delText>)</w:delText>
        </w:r>
      </w:del>
      <w:r w:rsidR="007D63D1" w:rsidRPr="00C20DEE">
        <w:rPr>
          <w:rFonts w:ascii="Arial" w:hAnsi="Arial" w:cs="Arial"/>
          <w:sz w:val="22"/>
          <w:rPrChange w:id="107" w:author="Zhang Haikun" w:date="2019-12-19T15:55:00Z">
            <w:rPr>
              <w:rFonts w:ascii="Arial" w:hAnsi="Arial" w:cs="Arial"/>
              <w:sz w:val="22"/>
              <w:highlight w:val="yellow"/>
            </w:rPr>
          </w:rPrChange>
        </w:rPr>
        <w:t xml:space="preserve"> and provided the landscapes of low-pass WGBS in healthy individuals, cirrhosis, hepatitis and HCC patients. </w:t>
      </w:r>
      <w:r w:rsidR="00C10FE0" w:rsidRPr="00C20DEE">
        <w:rPr>
          <w:rFonts w:ascii="Arial" w:hAnsi="Arial" w:cs="Arial"/>
          <w:sz w:val="22"/>
          <w:rPrChange w:id="108" w:author="Zhang Haikun" w:date="2019-12-19T15:55:00Z">
            <w:rPr>
              <w:rFonts w:ascii="Arial" w:hAnsi="Arial" w:cs="Arial"/>
              <w:sz w:val="22"/>
              <w:highlight w:val="yellow"/>
            </w:rPr>
          </w:rPrChange>
        </w:rPr>
        <w:t>Finally, w</w:t>
      </w:r>
      <w:r w:rsidR="007D63D1" w:rsidRPr="00C20DEE">
        <w:rPr>
          <w:rFonts w:ascii="Arial" w:hAnsi="Arial" w:cs="Arial"/>
          <w:sz w:val="22"/>
          <w:rPrChange w:id="109" w:author="Zhang Haikun" w:date="2019-12-19T15:55:00Z">
            <w:rPr>
              <w:rFonts w:ascii="Arial" w:hAnsi="Arial" w:cs="Arial"/>
              <w:sz w:val="22"/>
              <w:highlight w:val="yellow"/>
            </w:rPr>
          </w:rPrChange>
        </w:rPr>
        <w:t xml:space="preserve">e proposed </w:t>
      </w:r>
      <w:ins w:id="110" w:author="Zhang Haikun" w:date="2019-12-19T15:53:00Z">
        <w:r w:rsidR="002B013E" w:rsidRPr="00C20DEE">
          <w:rPr>
            <w:rFonts w:ascii="Arial" w:hAnsi="Arial" w:cs="Arial"/>
            <w:sz w:val="22"/>
            <w:rPrChange w:id="111" w:author="Zhang Haikun" w:date="2019-12-19T15:55:00Z">
              <w:rPr>
                <w:rFonts w:ascii="Arial" w:hAnsi="Arial" w:cs="Arial"/>
                <w:sz w:val="22"/>
                <w:highlight w:val="yellow"/>
              </w:rPr>
            </w:rPrChange>
          </w:rPr>
          <w:t xml:space="preserve">DNA </w:t>
        </w:r>
      </w:ins>
      <w:r w:rsidR="009859AE" w:rsidRPr="00C20DEE">
        <w:rPr>
          <w:rFonts w:ascii="Arial" w:hAnsi="Arial" w:cs="Arial"/>
          <w:sz w:val="22"/>
          <w:rPrChange w:id="112" w:author="Zhang Haikun" w:date="2019-12-19T15:55:00Z">
            <w:rPr>
              <w:rFonts w:ascii="Arial" w:hAnsi="Arial" w:cs="Arial"/>
              <w:sz w:val="22"/>
              <w:highlight w:val="yellow"/>
            </w:rPr>
          </w:rPrChange>
        </w:rPr>
        <w:t>methylation around HBV-integration region</w:t>
      </w:r>
      <w:r w:rsidR="005F77F5" w:rsidRPr="00C20DEE">
        <w:rPr>
          <w:rFonts w:ascii="Arial" w:hAnsi="Arial" w:cs="Arial"/>
          <w:sz w:val="22"/>
          <w:rPrChange w:id="113" w:author="Zhang Haikun" w:date="2019-12-19T15:55:00Z">
            <w:rPr>
              <w:rFonts w:ascii="Arial" w:hAnsi="Arial" w:cs="Arial"/>
              <w:sz w:val="22"/>
              <w:highlight w:val="yellow"/>
            </w:rPr>
          </w:rPrChange>
        </w:rPr>
        <w:t>s</w:t>
      </w:r>
      <w:r w:rsidR="009859AE" w:rsidRPr="00C20DEE">
        <w:rPr>
          <w:rFonts w:ascii="Arial" w:hAnsi="Arial" w:cs="Arial"/>
          <w:sz w:val="22"/>
          <w:rPrChange w:id="114" w:author="Zhang Haikun" w:date="2019-12-19T15:55:00Z">
            <w:rPr>
              <w:rFonts w:ascii="Arial" w:hAnsi="Arial" w:cs="Arial"/>
              <w:sz w:val="22"/>
              <w:highlight w:val="yellow"/>
            </w:rPr>
          </w:rPrChange>
        </w:rPr>
        <w:t xml:space="preserve"> </w:t>
      </w:r>
      <w:del w:id="115" w:author="Zhang Haikun" w:date="2019-12-19T15:54:00Z">
        <w:r w:rsidR="009859AE" w:rsidRPr="00C20DEE" w:rsidDel="002B013E">
          <w:rPr>
            <w:rFonts w:ascii="Arial" w:hAnsi="Arial" w:cs="Arial"/>
            <w:sz w:val="22"/>
            <w:rPrChange w:id="116" w:author="Zhang Haikun" w:date="2019-12-19T15:55:00Z">
              <w:rPr>
                <w:rFonts w:ascii="Arial" w:hAnsi="Arial" w:cs="Arial"/>
                <w:sz w:val="22"/>
                <w:highlight w:val="yellow"/>
              </w:rPr>
            </w:rPrChange>
          </w:rPr>
          <w:delText xml:space="preserve">and </w:delText>
        </w:r>
        <w:r w:rsidR="009859AE" w:rsidRPr="00C20DEE" w:rsidDel="002B013E">
          <w:rPr>
            <w:rFonts w:ascii="Arial" w:hAnsi="Arial" w:cs="Arial"/>
            <w:sz w:val="22"/>
            <w:rPrChange w:id="117" w:author="Zhang Haikun" w:date="2019-12-19T15:55:00Z">
              <w:rPr>
                <w:rFonts w:ascii="Arial" w:hAnsi="Arial" w:cs="Arial"/>
                <w:sz w:val="22"/>
                <w:highlight w:val="green"/>
              </w:rPr>
            </w:rPrChange>
          </w:rPr>
          <w:delText>specific</w:delText>
        </w:r>
        <w:r w:rsidR="005F77F5" w:rsidRPr="00C20DEE" w:rsidDel="002B013E">
          <w:rPr>
            <w:rFonts w:ascii="Arial" w:hAnsi="Arial" w:cs="Arial"/>
            <w:sz w:val="22"/>
            <w:rPrChange w:id="118" w:author="Zhang Haikun" w:date="2019-12-19T15:55:00Z">
              <w:rPr>
                <w:rFonts w:ascii="Arial" w:hAnsi="Arial" w:cs="Arial"/>
                <w:sz w:val="22"/>
                <w:highlight w:val="green"/>
              </w:rPr>
            </w:rPrChange>
          </w:rPr>
          <w:delText>a</w:delText>
        </w:r>
        <w:r w:rsidR="009859AE" w:rsidRPr="00C20DEE" w:rsidDel="002B013E">
          <w:rPr>
            <w:rFonts w:ascii="Arial" w:hAnsi="Arial" w:cs="Arial"/>
            <w:sz w:val="22"/>
            <w:rPrChange w:id="119" w:author="Zhang Haikun" w:date="2019-12-19T15:55:00Z">
              <w:rPr>
                <w:rFonts w:ascii="Arial" w:hAnsi="Arial" w:cs="Arial"/>
                <w:sz w:val="22"/>
                <w:highlight w:val="green"/>
              </w:rPr>
            </w:rPrChange>
          </w:rPr>
          <w:delText>lly hypo-methylated regions</w:delText>
        </w:r>
        <w:r w:rsidR="009859AE" w:rsidRPr="00C20DEE" w:rsidDel="002B013E">
          <w:rPr>
            <w:rFonts w:ascii="Arial" w:hAnsi="Arial" w:cs="Arial"/>
            <w:sz w:val="22"/>
            <w:rPrChange w:id="120" w:author="Zhang Haikun" w:date="2019-12-19T15:55:00Z">
              <w:rPr>
                <w:rFonts w:ascii="Arial" w:hAnsi="Arial" w:cs="Arial"/>
                <w:sz w:val="22"/>
                <w:highlight w:val="yellow"/>
              </w:rPr>
            </w:rPrChange>
          </w:rPr>
          <w:delText xml:space="preserve"> with length larger than 1Mb</w:delText>
        </w:r>
        <w:r w:rsidR="007D63D1" w:rsidRPr="00C20DEE" w:rsidDel="002B013E">
          <w:rPr>
            <w:rFonts w:ascii="Arial" w:hAnsi="Arial" w:cs="Arial"/>
            <w:sz w:val="22"/>
            <w:rPrChange w:id="121" w:author="Zhang Haikun" w:date="2019-12-19T15:55:00Z">
              <w:rPr>
                <w:rFonts w:ascii="Arial" w:hAnsi="Arial" w:cs="Arial"/>
                <w:sz w:val="22"/>
                <w:highlight w:val="yellow"/>
              </w:rPr>
            </w:rPrChange>
          </w:rPr>
          <w:delText xml:space="preserve"> </w:delText>
        </w:r>
      </w:del>
      <w:r w:rsidR="005F77F5" w:rsidRPr="00C20DEE">
        <w:rPr>
          <w:rFonts w:ascii="Arial" w:hAnsi="Arial" w:cs="Arial"/>
          <w:sz w:val="22"/>
          <w:rPrChange w:id="122" w:author="Zhang Haikun" w:date="2019-12-19T15:55:00Z">
            <w:rPr>
              <w:rFonts w:ascii="Arial" w:hAnsi="Arial" w:cs="Arial"/>
              <w:sz w:val="22"/>
              <w:highlight w:val="yellow"/>
            </w:rPr>
          </w:rPrChange>
        </w:rPr>
        <w:t xml:space="preserve">carry utility </w:t>
      </w:r>
      <w:r w:rsidR="007D63D1" w:rsidRPr="00C20DEE">
        <w:rPr>
          <w:rFonts w:ascii="Arial" w:hAnsi="Arial" w:cs="Arial"/>
          <w:sz w:val="22"/>
          <w:rPrChange w:id="123" w:author="Zhang Haikun" w:date="2019-12-19T15:55:00Z">
            <w:rPr>
              <w:rFonts w:ascii="Arial" w:hAnsi="Arial" w:cs="Arial"/>
              <w:sz w:val="22"/>
              <w:highlight w:val="yellow"/>
            </w:rPr>
          </w:rPrChange>
        </w:rPr>
        <w:t>to pre</w:t>
      </w:r>
      <w:r w:rsidR="009859AE" w:rsidRPr="00C20DEE">
        <w:rPr>
          <w:rFonts w:ascii="Arial" w:hAnsi="Arial" w:cs="Arial"/>
          <w:sz w:val="22"/>
          <w:rPrChange w:id="124" w:author="Zhang Haikun" w:date="2019-12-19T15:55:00Z">
            <w:rPr>
              <w:rFonts w:ascii="Arial" w:hAnsi="Arial" w:cs="Arial"/>
              <w:sz w:val="22"/>
              <w:highlight w:val="yellow"/>
            </w:rPr>
          </w:rPrChange>
        </w:rPr>
        <w:t>dict HCC from non-HCC samples.</w:t>
      </w:r>
    </w:p>
    <w:p w14:paraId="005FF13D" w14:textId="77777777" w:rsidR="00F52901" w:rsidRPr="00A32097" w:rsidRDefault="00F52901" w:rsidP="000D6410">
      <w:pPr>
        <w:pStyle w:val="2"/>
        <w:spacing w:line="240" w:lineRule="auto"/>
        <w:rPr>
          <w:rFonts w:ascii="Arial" w:eastAsia="Arial" w:hAnsi="Arial" w:cs="Arial"/>
          <w:b w:val="0"/>
          <w:color w:val="000000" w:themeColor="text1"/>
          <w:sz w:val="22"/>
        </w:rPr>
      </w:pPr>
      <w:r w:rsidRPr="00BE1BDF">
        <w:rPr>
          <w:rFonts w:ascii="Arial" w:eastAsia="Arial" w:hAnsi="Arial" w:cs="Arial"/>
          <w:color w:val="000000" w:themeColor="text1"/>
          <w:sz w:val="22"/>
          <w:szCs w:val="22"/>
        </w:rPr>
        <w:t>Results</w:t>
      </w:r>
    </w:p>
    <w:p w14:paraId="7BB65ECA" w14:textId="3BF17EC1" w:rsidR="00F52901" w:rsidRPr="00A32097" w:rsidRDefault="00FA1470">
      <w:pPr>
        <w:pStyle w:val="3"/>
        <w:rPr>
          <w:rFonts w:cs="Arial"/>
        </w:rPr>
      </w:pPr>
      <w:r w:rsidRPr="009D0226">
        <w:rPr>
          <w:rFonts w:cs="Arial"/>
        </w:rPr>
        <w:t>DNA methylation around HBV integration</w:t>
      </w:r>
      <w:r w:rsidR="00FE5872" w:rsidRPr="009D0226">
        <w:rPr>
          <w:rFonts w:cs="Arial"/>
        </w:rPr>
        <w:t xml:space="preserve"> sites</w:t>
      </w:r>
      <w:r w:rsidR="006B3C82" w:rsidRPr="009D0226">
        <w:rPr>
          <w:rFonts w:cs="Arial"/>
        </w:rPr>
        <w:t xml:space="preserve"> mirrors the hypo-methylation of HCC patients</w:t>
      </w:r>
    </w:p>
    <w:p w14:paraId="48F0C9BE" w14:textId="571BF910" w:rsidR="008D2D32" w:rsidRPr="00936ED5" w:rsidRDefault="00F52901">
      <w:pPr>
        <w:spacing w:before="240"/>
        <w:rPr>
          <w:rFonts w:ascii="Arial" w:hAnsi="Arial" w:cs="Arial"/>
          <w:sz w:val="22"/>
        </w:rPr>
      </w:pPr>
      <w:r w:rsidRPr="00A32097">
        <w:rPr>
          <w:rFonts w:ascii="Arial" w:hAnsi="Arial" w:cs="Arial"/>
          <w:sz w:val="22"/>
        </w:rPr>
        <w:t xml:space="preserve">In order to </w:t>
      </w:r>
      <w:r w:rsidR="00A6042A">
        <w:rPr>
          <w:rFonts w:ascii="Arial" w:hAnsi="Arial" w:cs="Arial"/>
          <w:sz w:val="22"/>
        </w:rPr>
        <w:t>explore</w:t>
      </w:r>
      <w:r w:rsidRPr="00A32097">
        <w:rPr>
          <w:rFonts w:ascii="Arial" w:hAnsi="Arial" w:cs="Arial"/>
          <w:sz w:val="22"/>
        </w:rPr>
        <w:t xml:space="preserve"> methylation profiles in cell-free based WGBS data,</w:t>
      </w:r>
      <w:r w:rsidRPr="00A32097" w:rsidDel="00333645">
        <w:rPr>
          <w:rFonts w:ascii="Arial" w:hAnsi="Arial" w:cs="Arial"/>
          <w:sz w:val="22"/>
        </w:rPr>
        <w:t xml:space="preserve"> </w:t>
      </w:r>
      <w:r w:rsidR="00C0642D" w:rsidRPr="00A32097">
        <w:rPr>
          <w:rFonts w:ascii="Arial" w:hAnsi="Arial" w:cs="Arial"/>
          <w:sz w:val="22"/>
        </w:rPr>
        <w:t>we conducted a pilot study wi</w:t>
      </w:r>
      <w:r w:rsidR="00C0642D" w:rsidRPr="00C20DEE">
        <w:rPr>
          <w:rFonts w:ascii="Arial" w:hAnsi="Arial" w:cs="Arial"/>
          <w:sz w:val="22"/>
        </w:rPr>
        <w:t xml:space="preserve">th </w:t>
      </w:r>
      <w:r w:rsidR="00C0642D" w:rsidRPr="00C20DEE">
        <w:rPr>
          <w:rFonts w:ascii="Arial" w:hAnsi="Arial" w:cs="Arial"/>
          <w:sz w:val="22"/>
          <w:rPrChange w:id="125" w:author="Zhang Haikun" w:date="2019-12-19T16:00:00Z">
            <w:rPr>
              <w:rFonts w:ascii="Arial" w:hAnsi="Arial" w:cs="Arial"/>
              <w:sz w:val="22"/>
              <w:highlight w:val="yellow"/>
            </w:rPr>
          </w:rPrChange>
        </w:rPr>
        <w:t>5</w:t>
      </w:r>
      <w:r w:rsidR="00614467" w:rsidRPr="00C20DEE">
        <w:rPr>
          <w:rFonts w:ascii="Arial" w:hAnsi="Arial" w:cs="Arial"/>
          <w:sz w:val="22"/>
          <w:rPrChange w:id="126" w:author="Zhang Haikun" w:date="2019-12-19T16:00:00Z">
            <w:rPr>
              <w:rFonts w:ascii="Arial" w:hAnsi="Arial" w:cs="Arial"/>
              <w:sz w:val="22"/>
              <w:highlight w:val="yellow"/>
            </w:rPr>
          </w:rPrChange>
        </w:rPr>
        <w:t xml:space="preserve"> </w:t>
      </w:r>
      <w:r w:rsidR="00A144A1" w:rsidRPr="00C20DEE">
        <w:rPr>
          <w:rFonts w:ascii="Arial" w:hAnsi="Arial" w:cs="Arial"/>
          <w:sz w:val="22"/>
          <w:rPrChange w:id="127" w:author="Zhang Haikun" w:date="2019-12-19T16:00:00Z">
            <w:rPr>
              <w:rFonts w:ascii="Arial" w:hAnsi="Arial" w:cs="Arial"/>
              <w:sz w:val="22"/>
              <w:highlight w:val="yellow"/>
            </w:rPr>
          </w:rPrChange>
        </w:rPr>
        <w:t xml:space="preserve">cfDNA </w:t>
      </w:r>
      <w:r w:rsidR="00C0642D" w:rsidRPr="00C20DEE">
        <w:rPr>
          <w:rFonts w:ascii="Arial" w:hAnsi="Arial" w:cs="Arial"/>
          <w:sz w:val="22"/>
          <w:rPrChange w:id="128" w:author="Zhang Haikun" w:date="2019-12-19T16:00:00Z">
            <w:rPr>
              <w:rFonts w:ascii="Arial" w:hAnsi="Arial" w:cs="Arial"/>
              <w:sz w:val="22"/>
              <w:highlight w:val="yellow"/>
            </w:rPr>
          </w:rPrChange>
        </w:rPr>
        <w:t>samples</w:t>
      </w:r>
      <w:r w:rsidR="00614467" w:rsidRPr="00C20DEE">
        <w:rPr>
          <w:rFonts w:ascii="Arial" w:hAnsi="Arial" w:cs="Arial"/>
          <w:sz w:val="22"/>
          <w:rPrChange w:id="129" w:author="Zhang Haikun" w:date="2019-12-19T16:00:00Z">
            <w:rPr>
              <w:rFonts w:ascii="Arial" w:hAnsi="Arial" w:cs="Arial"/>
              <w:sz w:val="22"/>
              <w:highlight w:val="yellow"/>
            </w:rPr>
          </w:rPrChange>
        </w:rPr>
        <w:t xml:space="preserve"> </w:t>
      </w:r>
      <w:r w:rsidR="00271214" w:rsidRPr="00C20DEE">
        <w:rPr>
          <w:rFonts w:ascii="Arial" w:hAnsi="Arial" w:cs="Arial"/>
          <w:sz w:val="22"/>
          <w:rPrChange w:id="130" w:author="Zhang Haikun" w:date="2019-12-19T16:00:00Z">
            <w:rPr>
              <w:rFonts w:ascii="Arial" w:hAnsi="Arial" w:cs="Arial"/>
              <w:sz w:val="22"/>
              <w:highlight w:val="yellow"/>
            </w:rPr>
          </w:rPrChange>
        </w:rPr>
        <w:t xml:space="preserve">using </w:t>
      </w:r>
      <w:commentRangeStart w:id="131"/>
      <w:proofErr w:type="gramStart"/>
      <w:ins w:id="132" w:author="Zhang Haikun" w:date="2019-12-19T16:04:00Z">
        <w:r w:rsidR="00C20DEE" w:rsidRPr="00C20DEE">
          <w:rPr>
            <w:rFonts w:ascii="Arial" w:hAnsi="Arial" w:cs="Arial"/>
            <w:sz w:val="22"/>
            <w:highlight w:val="yellow"/>
            <w:rPrChange w:id="133" w:author="Zhang Haikun" w:date="2019-12-19T16:04:00Z">
              <w:rPr>
                <w:rFonts w:ascii="Arial" w:hAnsi="Arial" w:cs="Arial"/>
                <w:sz w:val="22"/>
              </w:rPr>
            </w:rPrChange>
          </w:rPr>
          <w:t>relative</w:t>
        </w:r>
        <w:proofErr w:type="gramEnd"/>
        <w:r w:rsidR="00C20DEE" w:rsidRPr="00C20DEE">
          <w:rPr>
            <w:rFonts w:ascii="Arial" w:hAnsi="Arial" w:cs="Arial"/>
            <w:sz w:val="22"/>
            <w:highlight w:val="yellow"/>
            <w:rPrChange w:id="134" w:author="Zhang Haikun" w:date="2019-12-19T16:04:00Z">
              <w:rPr>
                <w:rFonts w:ascii="Arial" w:hAnsi="Arial" w:cs="Arial"/>
                <w:sz w:val="22"/>
              </w:rPr>
            </w:rPrChange>
          </w:rPr>
          <w:t xml:space="preserve"> </w:t>
        </w:r>
      </w:ins>
      <w:r w:rsidR="00271214" w:rsidRPr="00C20DEE">
        <w:rPr>
          <w:rFonts w:ascii="Arial" w:hAnsi="Arial" w:cs="Arial"/>
          <w:sz w:val="22"/>
          <w:highlight w:val="yellow"/>
        </w:rPr>
        <w:t>high-</w:t>
      </w:r>
      <w:r w:rsidR="00614467" w:rsidRPr="00C20DEE">
        <w:rPr>
          <w:rFonts w:ascii="Arial" w:hAnsi="Arial" w:cs="Arial"/>
          <w:sz w:val="22"/>
          <w:highlight w:val="yellow"/>
        </w:rPr>
        <w:t>depth</w:t>
      </w:r>
      <w:r w:rsidR="00271214" w:rsidRPr="00C20DEE">
        <w:rPr>
          <w:rFonts w:ascii="Arial" w:hAnsi="Arial" w:cs="Arial"/>
          <w:sz w:val="22"/>
          <w:rPrChange w:id="135" w:author="Zhang Haikun" w:date="2019-12-19T16:00:00Z">
            <w:rPr>
              <w:rFonts w:ascii="Arial" w:hAnsi="Arial" w:cs="Arial"/>
              <w:sz w:val="22"/>
              <w:highlight w:val="yellow"/>
            </w:rPr>
          </w:rPrChange>
        </w:rPr>
        <w:t xml:space="preserve"> WGBS</w:t>
      </w:r>
      <w:commentRangeEnd w:id="131"/>
      <w:r w:rsidR="00C20DEE">
        <w:rPr>
          <w:rStyle w:val="ab"/>
        </w:rPr>
        <w:commentReference w:id="131"/>
      </w:r>
      <w:r w:rsidRPr="00C20DEE">
        <w:rPr>
          <w:rFonts w:ascii="Arial" w:hAnsi="Arial" w:cs="Arial"/>
          <w:sz w:val="22"/>
          <w:rPrChange w:id="136" w:author="Zhang Haikun" w:date="2019-12-19T16:00:00Z">
            <w:rPr>
              <w:rFonts w:ascii="Arial" w:hAnsi="Arial" w:cs="Arial"/>
              <w:sz w:val="22"/>
              <w:highlight w:val="yellow"/>
            </w:rPr>
          </w:rPrChange>
        </w:rPr>
        <w:t>:</w:t>
      </w:r>
      <w:r w:rsidRPr="00C20DEE">
        <w:rPr>
          <w:rFonts w:ascii="Arial" w:hAnsi="Arial" w:cs="Arial"/>
          <w:sz w:val="22"/>
        </w:rPr>
        <w:t xml:space="preserve"> </w:t>
      </w:r>
      <w:r w:rsidR="00C0642D" w:rsidRPr="00C20DEE">
        <w:rPr>
          <w:rFonts w:ascii="Arial" w:hAnsi="Arial" w:cs="Arial"/>
          <w:sz w:val="22"/>
        </w:rPr>
        <w:t>one</w:t>
      </w:r>
      <w:r w:rsidRPr="00C20DEE">
        <w:rPr>
          <w:rFonts w:ascii="Arial" w:hAnsi="Arial" w:cs="Arial"/>
          <w:sz w:val="22"/>
        </w:rPr>
        <w:t xml:space="preserve"> healthy</w:t>
      </w:r>
      <w:r w:rsidRPr="00A32097">
        <w:rPr>
          <w:rFonts w:ascii="Arial" w:hAnsi="Arial" w:cs="Arial"/>
          <w:sz w:val="22"/>
        </w:rPr>
        <w:t xml:space="preserve"> individual (</w:t>
      </w:r>
      <w:r w:rsidR="007D0BB2" w:rsidRPr="00A32097">
        <w:rPr>
          <w:rFonts w:ascii="Arial" w:hAnsi="Arial" w:cs="Arial"/>
          <w:sz w:val="22"/>
        </w:rPr>
        <w:t>D</w:t>
      </w:r>
      <w:r w:rsidRPr="00A32097">
        <w:rPr>
          <w:rFonts w:ascii="Arial" w:hAnsi="Arial" w:cs="Arial"/>
          <w:sz w:val="22"/>
        </w:rPr>
        <w:t>1)</w:t>
      </w:r>
      <w:r w:rsidR="00C0642D" w:rsidRPr="00A32097">
        <w:rPr>
          <w:rFonts w:ascii="Arial" w:hAnsi="Arial" w:cs="Arial"/>
          <w:sz w:val="22"/>
        </w:rPr>
        <w:t>, one</w:t>
      </w:r>
      <w:r w:rsidRPr="00A32097">
        <w:rPr>
          <w:rFonts w:ascii="Arial" w:hAnsi="Arial" w:cs="Arial"/>
          <w:sz w:val="22"/>
        </w:rPr>
        <w:t xml:space="preserve"> </w:t>
      </w:r>
      <w:r w:rsidR="00F84D75" w:rsidRPr="00A32097">
        <w:rPr>
          <w:rFonts w:ascii="Arial" w:hAnsi="Arial" w:cs="Arial"/>
          <w:sz w:val="22"/>
        </w:rPr>
        <w:t xml:space="preserve">patient with </w:t>
      </w:r>
      <w:r w:rsidR="00193148" w:rsidRPr="00A32097">
        <w:rPr>
          <w:rFonts w:ascii="Arial" w:hAnsi="Arial" w:cs="Arial"/>
          <w:sz w:val="22"/>
        </w:rPr>
        <w:t xml:space="preserve">chronic </w:t>
      </w:r>
      <w:r w:rsidRPr="00A32097">
        <w:rPr>
          <w:rFonts w:ascii="Arial" w:hAnsi="Arial" w:cs="Arial"/>
          <w:sz w:val="22"/>
        </w:rPr>
        <w:t>hepa</w:t>
      </w:r>
      <w:r w:rsidR="00F84D75" w:rsidRPr="00A32097">
        <w:rPr>
          <w:rFonts w:ascii="Arial" w:hAnsi="Arial" w:cs="Arial"/>
          <w:sz w:val="22"/>
        </w:rPr>
        <w:t xml:space="preserve">titis </w:t>
      </w:r>
      <w:r w:rsidRPr="00A32097">
        <w:rPr>
          <w:rFonts w:ascii="Arial" w:hAnsi="Arial" w:cs="Arial"/>
          <w:sz w:val="22"/>
        </w:rPr>
        <w:t>(</w:t>
      </w:r>
      <w:r w:rsidR="007D0BB2" w:rsidRPr="00A32097">
        <w:rPr>
          <w:rFonts w:ascii="Arial" w:hAnsi="Arial" w:cs="Arial"/>
          <w:sz w:val="22"/>
        </w:rPr>
        <w:t>D2</w:t>
      </w:r>
      <w:r w:rsidRPr="00A32097">
        <w:rPr>
          <w:rFonts w:ascii="Arial" w:hAnsi="Arial" w:cs="Arial"/>
          <w:sz w:val="22"/>
        </w:rPr>
        <w:t xml:space="preserve">), </w:t>
      </w:r>
      <w:r w:rsidR="00F84D75" w:rsidRPr="00A32097">
        <w:rPr>
          <w:rFonts w:ascii="Arial" w:hAnsi="Arial" w:cs="Arial"/>
          <w:sz w:val="22"/>
        </w:rPr>
        <w:t>one</w:t>
      </w:r>
      <w:r w:rsidRPr="00A32097">
        <w:rPr>
          <w:rFonts w:ascii="Arial" w:hAnsi="Arial" w:cs="Arial"/>
          <w:sz w:val="22"/>
        </w:rPr>
        <w:t xml:space="preserve"> </w:t>
      </w:r>
      <w:r w:rsidR="00F84D75" w:rsidRPr="00A32097">
        <w:rPr>
          <w:rFonts w:ascii="Arial" w:hAnsi="Arial" w:cs="Arial"/>
          <w:sz w:val="22"/>
        </w:rPr>
        <w:t xml:space="preserve">patient with cirrhosis </w:t>
      </w:r>
      <w:r w:rsidRPr="00A32097">
        <w:rPr>
          <w:rFonts w:ascii="Arial" w:hAnsi="Arial" w:cs="Arial"/>
          <w:sz w:val="22"/>
        </w:rPr>
        <w:t>(</w:t>
      </w:r>
      <w:r w:rsidR="007D0BB2" w:rsidRPr="00A32097">
        <w:rPr>
          <w:rFonts w:ascii="Arial" w:hAnsi="Arial" w:cs="Arial"/>
          <w:sz w:val="22"/>
        </w:rPr>
        <w:t>D3</w:t>
      </w:r>
      <w:r w:rsidRPr="00A32097">
        <w:rPr>
          <w:rFonts w:ascii="Arial" w:hAnsi="Arial" w:cs="Arial"/>
          <w:sz w:val="22"/>
        </w:rPr>
        <w:t xml:space="preserve">) and </w:t>
      </w:r>
      <w:r w:rsidR="00F3686F" w:rsidRPr="00A32097">
        <w:rPr>
          <w:rFonts w:ascii="Arial" w:hAnsi="Arial" w:cs="Arial"/>
          <w:sz w:val="22"/>
        </w:rPr>
        <w:t>2 HCC patients (</w:t>
      </w:r>
      <w:r w:rsidR="007D0BB2" w:rsidRPr="00A32097">
        <w:rPr>
          <w:rFonts w:ascii="Arial" w:hAnsi="Arial" w:cs="Arial"/>
          <w:sz w:val="22"/>
        </w:rPr>
        <w:t>D4</w:t>
      </w:r>
      <w:r w:rsidR="00F3686F" w:rsidRPr="00A32097">
        <w:rPr>
          <w:rFonts w:ascii="Arial" w:hAnsi="Arial" w:cs="Arial"/>
          <w:sz w:val="22"/>
        </w:rPr>
        <w:t xml:space="preserve"> and </w:t>
      </w:r>
      <w:r w:rsidR="007D0BB2" w:rsidRPr="00A32097">
        <w:rPr>
          <w:rFonts w:ascii="Arial" w:hAnsi="Arial" w:cs="Arial"/>
          <w:sz w:val="22"/>
        </w:rPr>
        <w:t>D5</w:t>
      </w:r>
      <w:r w:rsidR="00F3686F" w:rsidRPr="00A32097">
        <w:rPr>
          <w:rFonts w:ascii="Arial" w:hAnsi="Arial" w:cs="Arial"/>
          <w:sz w:val="22"/>
        </w:rPr>
        <w:t xml:space="preserve"> of before and after surgery)</w:t>
      </w:r>
      <w:r w:rsidRPr="00A32097">
        <w:rPr>
          <w:rFonts w:ascii="Arial" w:hAnsi="Arial" w:cs="Arial"/>
          <w:sz w:val="22"/>
        </w:rPr>
        <w:t>.</w:t>
      </w:r>
      <w:r w:rsidRPr="00A32097">
        <w:rPr>
          <w:rFonts w:ascii="Arial" w:hAnsi="Arial" w:cs="Arial"/>
          <w:color w:val="000000" w:themeColor="text1"/>
          <w:sz w:val="22"/>
        </w:rPr>
        <w:t xml:space="preserve"> The final read count equated to a mean of 58 million (M) read</w:t>
      </w:r>
      <w:r w:rsidR="002D633C" w:rsidRPr="00A32097">
        <w:rPr>
          <w:rFonts w:ascii="Arial" w:hAnsi="Arial" w:cs="Arial"/>
          <w:color w:val="000000" w:themeColor="text1"/>
          <w:sz w:val="22"/>
        </w:rPr>
        <w:t>s</w:t>
      </w:r>
      <w:r w:rsidRPr="00A32097">
        <w:rPr>
          <w:rFonts w:ascii="Arial" w:hAnsi="Arial" w:cs="Arial"/>
          <w:color w:val="000000" w:themeColor="text1"/>
          <w:sz w:val="22"/>
        </w:rPr>
        <w:t xml:space="preserve"> per sample (</w:t>
      </w:r>
      <w:r w:rsidRPr="00A32097">
        <w:rPr>
          <w:rFonts w:ascii="Arial" w:eastAsia="Times New Roman" w:hAnsi="Arial" w:cs="Arial"/>
          <w:b/>
          <w:color w:val="44546A" w:themeColor="text2"/>
          <w:sz w:val="22"/>
          <w:lang w:eastAsia="en-US"/>
        </w:rPr>
        <w:t xml:space="preserve">Table </w:t>
      </w:r>
      <w:r w:rsidR="0025241C">
        <w:rPr>
          <w:rFonts w:ascii="Arial" w:eastAsia="Times New Roman" w:hAnsi="Arial" w:cs="Arial"/>
          <w:b/>
          <w:color w:val="44546A" w:themeColor="text2"/>
          <w:sz w:val="22"/>
          <w:lang w:eastAsia="en-US"/>
        </w:rPr>
        <w:t>S</w:t>
      </w:r>
      <w:r w:rsidRPr="00A32097">
        <w:rPr>
          <w:rFonts w:ascii="Arial" w:eastAsia="Times New Roman" w:hAnsi="Arial" w:cs="Arial"/>
          <w:b/>
          <w:color w:val="44546A" w:themeColor="text2"/>
          <w:sz w:val="22"/>
          <w:lang w:eastAsia="en-US"/>
        </w:rPr>
        <w:t>1</w:t>
      </w:r>
      <w:del w:id="137" w:author="Zhang Haikun" w:date="2019-12-19T16:06:00Z">
        <w:r w:rsidR="001236A5" w:rsidRPr="001236A5" w:rsidDel="00873C4E">
          <w:rPr>
            <w:rFonts w:ascii="Arial" w:hAnsi="Arial" w:cs="Arial"/>
            <w:color w:val="000000" w:themeColor="text1"/>
            <w:sz w:val="22"/>
          </w:rPr>
          <w:delText>;</w:delText>
        </w:r>
        <w:r w:rsidR="001236A5" w:rsidDel="00873C4E">
          <w:rPr>
            <w:rFonts w:ascii="Arial" w:hAnsi="Arial" w:cs="Arial"/>
            <w:color w:val="000000" w:themeColor="text1"/>
            <w:sz w:val="22"/>
          </w:rPr>
          <w:delText xml:space="preserve"> </w:delText>
        </w:r>
        <w:r w:rsidR="001236A5" w:rsidDel="00873C4E">
          <w:rPr>
            <w:rFonts w:ascii="Arial" w:eastAsia="Times New Roman" w:hAnsi="Arial" w:cs="Arial"/>
            <w:b/>
            <w:color w:val="44546A" w:themeColor="text2"/>
            <w:sz w:val="22"/>
            <w:lang w:eastAsia="en-US"/>
          </w:rPr>
          <w:delText>Fig</w:delText>
        </w:r>
        <w:r w:rsidR="001236A5" w:rsidRPr="00A32097" w:rsidDel="00873C4E">
          <w:rPr>
            <w:rFonts w:ascii="Arial" w:eastAsia="Times New Roman" w:hAnsi="Arial" w:cs="Arial"/>
            <w:b/>
            <w:color w:val="44546A" w:themeColor="text2"/>
            <w:sz w:val="22"/>
            <w:lang w:eastAsia="en-US"/>
          </w:rPr>
          <w:delText xml:space="preserve"> </w:delText>
        </w:r>
        <w:r w:rsidR="001236A5" w:rsidDel="00873C4E">
          <w:rPr>
            <w:rFonts w:ascii="Arial" w:eastAsia="Times New Roman" w:hAnsi="Arial" w:cs="Arial"/>
            <w:b/>
            <w:color w:val="44546A" w:themeColor="text2"/>
            <w:sz w:val="22"/>
            <w:lang w:eastAsia="en-US"/>
          </w:rPr>
          <w:delText>S</w:delText>
        </w:r>
        <w:r w:rsidR="001236A5" w:rsidRPr="00A32097" w:rsidDel="00873C4E">
          <w:rPr>
            <w:rFonts w:ascii="Arial" w:eastAsia="Times New Roman" w:hAnsi="Arial" w:cs="Arial"/>
            <w:b/>
            <w:color w:val="44546A" w:themeColor="text2"/>
            <w:sz w:val="22"/>
            <w:lang w:eastAsia="en-US"/>
          </w:rPr>
          <w:delText>1</w:delText>
        </w:r>
        <w:r w:rsidR="001236A5" w:rsidDel="00873C4E">
          <w:rPr>
            <w:rFonts w:ascii="Arial" w:eastAsia="Times New Roman" w:hAnsi="Arial" w:cs="Arial"/>
            <w:b/>
            <w:color w:val="44546A" w:themeColor="text2"/>
            <w:sz w:val="22"/>
            <w:lang w:eastAsia="en-US"/>
          </w:rPr>
          <w:delText>A</w:delText>
        </w:r>
      </w:del>
      <w:r w:rsidRPr="00A32097">
        <w:rPr>
          <w:rFonts w:ascii="Arial" w:hAnsi="Arial" w:cs="Arial"/>
          <w:color w:val="000000" w:themeColor="text1"/>
          <w:sz w:val="22"/>
        </w:rPr>
        <w:t xml:space="preserve">). </w:t>
      </w:r>
      <w:r w:rsidR="000818AC" w:rsidRPr="00A32097">
        <w:rPr>
          <w:rFonts w:ascii="Arial" w:hAnsi="Arial" w:cs="Arial"/>
          <w:color w:val="000000" w:themeColor="text1"/>
          <w:sz w:val="22"/>
        </w:rPr>
        <w:t xml:space="preserve">The average </w:t>
      </w:r>
      <w:r w:rsidR="00F84D75" w:rsidRPr="00A32097">
        <w:rPr>
          <w:rFonts w:ascii="Arial" w:hAnsi="Arial" w:cs="Arial"/>
          <w:color w:val="000000" w:themeColor="text1"/>
          <w:sz w:val="22"/>
        </w:rPr>
        <w:t xml:space="preserve">DNA </w:t>
      </w:r>
      <w:r w:rsidR="000818AC" w:rsidRPr="00A32097">
        <w:rPr>
          <w:rFonts w:ascii="Arial" w:hAnsi="Arial" w:cs="Arial"/>
          <w:color w:val="000000" w:themeColor="text1"/>
          <w:sz w:val="22"/>
        </w:rPr>
        <w:t>methylation across the genome</w:t>
      </w:r>
      <w:ins w:id="138" w:author="Zhang Haikun" w:date="2019-12-19T16:04:00Z">
        <w:r w:rsidR="00C20DEE">
          <w:rPr>
            <w:rFonts w:ascii="Arial" w:hAnsi="Arial" w:cs="Arial"/>
            <w:color w:val="000000" w:themeColor="text1"/>
            <w:sz w:val="22"/>
          </w:rPr>
          <w:t xml:space="preserve"> </w:t>
        </w:r>
        <w:r w:rsidR="00C20DEE" w:rsidRPr="005E5C0C">
          <w:rPr>
            <w:rFonts w:ascii="Arial" w:hAnsi="Arial" w:cs="Arial"/>
            <w:color w:val="000000" w:themeColor="text1"/>
            <w:sz w:val="22"/>
          </w:rPr>
          <w:t>(Methyl</w:t>
        </w:r>
        <w:r w:rsidR="00C20DEE" w:rsidRPr="005E5C0C">
          <w:rPr>
            <w:rFonts w:ascii="Arial" w:hAnsi="Arial" w:cs="Arial"/>
            <w:color w:val="000000" w:themeColor="text1"/>
            <w:sz w:val="22"/>
            <w:vertAlign w:val="subscript"/>
          </w:rPr>
          <w:t>genome</w:t>
        </w:r>
        <w:r w:rsidR="00C20DEE" w:rsidRPr="005E5C0C">
          <w:rPr>
            <w:rFonts w:ascii="Arial" w:hAnsi="Arial" w:cs="Arial"/>
            <w:color w:val="000000" w:themeColor="text1"/>
            <w:sz w:val="22"/>
          </w:rPr>
          <w:t>)</w:t>
        </w:r>
      </w:ins>
      <w:r w:rsidR="000818AC" w:rsidRPr="00A32097">
        <w:rPr>
          <w:rFonts w:ascii="Arial" w:hAnsi="Arial" w:cs="Arial"/>
          <w:color w:val="000000" w:themeColor="text1"/>
          <w:sz w:val="22"/>
        </w:rPr>
        <w:t xml:space="preserve"> was much lower in </w:t>
      </w:r>
      <w:r w:rsidR="00A45A00" w:rsidRPr="00A32097">
        <w:rPr>
          <w:rFonts w:ascii="Arial" w:hAnsi="Arial" w:cs="Arial"/>
          <w:color w:val="000000" w:themeColor="text1"/>
          <w:sz w:val="22"/>
        </w:rPr>
        <w:t xml:space="preserve">the </w:t>
      </w:r>
      <w:r w:rsidR="000818AC" w:rsidRPr="00A32097">
        <w:rPr>
          <w:rFonts w:ascii="Arial" w:hAnsi="Arial" w:cs="Arial"/>
          <w:color w:val="000000" w:themeColor="text1"/>
          <w:sz w:val="22"/>
        </w:rPr>
        <w:t>HCC patient (</w:t>
      </w:r>
      <w:r w:rsidR="007D0BB2" w:rsidRPr="00A32097">
        <w:rPr>
          <w:rFonts w:ascii="Arial" w:hAnsi="Arial" w:cs="Arial"/>
          <w:color w:val="000000" w:themeColor="text1"/>
          <w:sz w:val="22"/>
        </w:rPr>
        <w:t>D4</w:t>
      </w:r>
      <w:r w:rsidR="000818AC" w:rsidRPr="00A32097">
        <w:rPr>
          <w:rFonts w:ascii="Arial" w:hAnsi="Arial" w:cs="Arial"/>
          <w:color w:val="000000" w:themeColor="text1"/>
          <w:sz w:val="22"/>
        </w:rPr>
        <w:t xml:space="preserve">; 53.56%) compared to healthy individual, </w:t>
      </w:r>
      <w:r w:rsidR="00557DF2" w:rsidRPr="00A32097">
        <w:rPr>
          <w:rFonts w:ascii="Arial" w:hAnsi="Arial" w:cs="Arial"/>
          <w:color w:val="000000" w:themeColor="text1"/>
          <w:sz w:val="22"/>
        </w:rPr>
        <w:t xml:space="preserve">chronic hepatitis </w:t>
      </w:r>
      <w:r w:rsidR="000A6460" w:rsidRPr="00A32097">
        <w:rPr>
          <w:rFonts w:ascii="Arial" w:hAnsi="Arial" w:cs="Arial"/>
          <w:color w:val="000000" w:themeColor="text1"/>
          <w:sz w:val="22"/>
        </w:rPr>
        <w:t xml:space="preserve">and </w:t>
      </w:r>
      <w:r w:rsidR="00557DF2" w:rsidRPr="00A32097">
        <w:rPr>
          <w:rFonts w:ascii="Arial" w:hAnsi="Arial" w:cs="Arial"/>
          <w:color w:val="000000" w:themeColor="text1"/>
          <w:sz w:val="22"/>
        </w:rPr>
        <w:t xml:space="preserve">cirrhosis </w:t>
      </w:r>
      <w:r w:rsidR="000818AC" w:rsidRPr="00A32097">
        <w:rPr>
          <w:rFonts w:ascii="Arial" w:hAnsi="Arial" w:cs="Arial"/>
          <w:color w:val="000000" w:themeColor="text1"/>
          <w:sz w:val="22"/>
        </w:rPr>
        <w:t xml:space="preserve">(74.76%, </w:t>
      </w:r>
      <w:r w:rsidR="000A6460" w:rsidRPr="00A32097">
        <w:rPr>
          <w:rFonts w:ascii="Arial" w:hAnsi="Arial" w:cs="Arial"/>
          <w:color w:val="000000" w:themeColor="text1"/>
          <w:sz w:val="22"/>
        </w:rPr>
        <w:t xml:space="preserve">75.64% and </w:t>
      </w:r>
      <w:r w:rsidR="000818AC" w:rsidRPr="00A32097">
        <w:rPr>
          <w:rFonts w:ascii="Arial" w:hAnsi="Arial" w:cs="Arial"/>
          <w:color w:val="000000" w:themeColor="text1"/>
          <w:sz w:val="22"/>
        </w:rPr>
        <w:t>75.13</w:t>
      </w:r>
      <w:r w:rsidR="000A6460" w:rsidRPr="00A32097">
        <w:rPr>
          <w:rFonts w:ascii="Arial" w:hAnsi="Arial" w:cs="Arial"/>
          <w:color w:val="000000" w:themeColor="text1"/>
          <w:sz w:val="22"/>
        </w:rPr>
        <w:t>%</w:t>
      </w:r>
      <w:r w:rsidR="000818AC" w:rsidRPr="00A32097">
        <w:rPr>
          <w:rFonts w:ascii="Arial" w:hAnsi="Arial" w:cs="Arial"/>
          <w:color w:val="000000" w:themeColor="text1"/>
          <w:sz w:val="22"/>
        </w:rPr>
        <w:t>;</w:t>
      </w:r>
      <w:ins w:id="139" w:author="Zhang Haikun" w:date="2019-12-19T16:06:00Z">
        <w:r w:rsidR="00873C4E">
          <w:rPr>
            <w:rFonts w:ascii="Arial" w:hAnsi="Arial" w:cs="Arial"/>
            <w:color w:val="000000" w:themeColor="text1"/>
            <w:sz w:val="22"/>
          </w:rPr>
          <w:t xml:space="preserve"> </w:t>
        </w:r>
      </w:ins>
      <w:del w:id="140" w:author="Zhang Haikun" w:date="2019-12-19T16:06:00Z">
        <w:r w:rsidR="0025241C" w:rsidDel="00873C4E">
          <w:rPr>
            <w:rFonts w:ascii="Arial" w:eastAsia="Times New Roman" w:hAnsi="Arial" w:cs="Arial"/>
            <w:b/>
            <w:color w:val="44546A" w:themeColor="text2"/>
            <w:sz w:val="22"/>
            <w:lang w:eastAsia="en-US"/>
          </w:rPr>
          <w:delText xml:space="preserve"> </w:delText>
        </w:r>
      </w:del>
      <w:ins w:id="141" w:author="Zhang Haikun" w:date="2019-12-19T16:06:00Z">
        <w:r w:rsidR="00873C4E">
          <w:rPr>
            <w:rFonts w:ascii="Arial" w:eastAsia="Times New Roman" w:hAnsi="Arial" w:cs="Arial"/>
            <w:b/>
            <w:color w:val="44546A" w:themeColor="text2"/>
            <w:sz w:val="22"/>
            <w:lang w:eastAsia="en-US"/>
          </w:rPr>
          <w:t>Fig</w:t>
        </w:r>
        <w:r w:rsidR="00873C4E" w:rsidRPr="00A32097">
          <w:rPr>
            <w:rFonts w:ascii="Arial" w:eastAsia="Times New Roman" w:hAnsi="Arial" w:cs="Arial"/>
            <w:b/>
            <w:color w:val="44546A" w:themeColor="text2"/>
            <w:sz w:val="22"/>
            <w:lang w:eastAsia="en-US"/>
          </w:rPr>
          <w:t xml:space="preserve"> </w:t>
        </w:r>
        <w:r w:rsidR="00873C4E">
          <w:rPr>
            <w:rFonts w:ascii="Arial" w:eastAsia="Times New Roman" w:hAnsi="Arial" w:cs="Arial"/>
            <w:b/>
            <w:color w:val="44546A" w:themeColor="text2"/>
            <w:sz w:val="22"/>
            <w:lang w:eastAsia="en-US"/>
          </w:rPr>
          <w:t>S</w:t>
        </w:r>
        <w:r w:rsidR="00873C4E" w:rsidRPr="00A32097">
          <w:rPr>
            <w:rFonts w:ascii="Arial" w:eastAsia="Times New Roman" w:hAnsi="Arial" w:cs="Arial"/>
            <w:b/>
            <w:color w:val="44546A" w:themeColor="text2"/>
            <w:sz w:val="22"/>
            <w:lang w:eastAsia="en-US"/>
          </w:rPr>
          <w:t>1</w:t>
        </w:r>
        <w:r w:rsidR="00873C4E">
          <w:rPr>
            <w:rFonts w:ascii="Arial" w:eastAsia="Times New Roman" w:hAnsi="Arial" w:cs="Arial"/>
            <w:b/>
            <w:color w:val="44546A" w:themeColor="text2"/>
            <w:sz w:val="22"/>
            <w:lang w:eastAsia="en-US"/>
          </w:rPr>
          <w:t>A</w:t>
        </w:r>
        <w:r w:rsidR="00873C4E" w:rsidRPr="001236A5">
          <w:rPr>
            <w:rFonts w:ascii="Arial" w:hAnsi="Arial" w:cs="Arial"/>
            <w:color w:val="000000" w:themeColor="text1"/>
            <w:sz w:val="22"/>
          </w:rPr>
          <w:t>;</w:t>
        </w:r>
        <w:r w:rsidR="00873C4E" w:rsidRPr="00A32097">
          <w:rPr>
            <w:rFonts w:ascii="Arial" w:eastAsia="Times New Roman" w:hAnsi="Arial" w:cs="Arial"/>
            <w:b/>
            <w:color w:val="44546A" w:themeColor="text2"/>
            <w:sz w:val="22"/>
            <w:lang w:eastAsia="en-US"/>
          </w:rPr>
          <w:t xml:space="preserve"> </w:t>
        </w:r>
      </w:ins>
      <w:r w:rsidR="000818AC" w:rsidRPr="00A32097">
        <w:rPr>
          <w:rFonts w:ascii="Arial" w:eastAsia="Times New Roman" w:hAnsi="Arial" w:cs="Arial"/>
          <w:b/>
          <w:color w:val="44546A" w:themeColor="text2"/>
          <w:sz w:val="22"/>
          <w:lang w:eastAsia="en-US"/>
        </w:rPr>
        <w:t>T</w:t>
      </w:r>
      <w:r w:rsidR="000818AC" w:rsidRPr="00BE1BDF">
        <w:rPr>
          <w:rFonts w:ascii="Arial" w:eastAsia="Times New Roman" w:hAnsi="Arial" w:cs="Arial"/>
          <w:b/>
          <w:color w:val="44546A" w:themeColor="text2"/>
          <w:sz w:val="22"/>
          <w:lang w:eastAsia="en-US"/>
        </w:rPr>
        <w:t xml:space="preserve">able </w:t>
      </w:r>
      <w:r w:rsidR="0025241C" w:rsidRPr="00BE1BDF">
        <w:rPr>
          <w:rFonts w:ascii="Arial" w:eastAsia="Times New Roman" w:hAnsi="Arial" w:cs="Arial"/>
          <w:b/>
          <w:color w:val="44546A" w:themeColor="text2"/>
          <w:sz w:val="22"/>
          <w:lang w:eastAsia="en-US"/>
        </w:rPr>
        <w:t>S</w:t>
      </w:r>
      <w:r w:rsidR="000818AC" w:rsidRPr="00BE1BDF">
        <w:rPr>
          <w:rFonts w:ascii="Arial" w:eastAsia="Times New Roman" w:hAnsi="Arial" w:cs="Arial"/>
          <w:b/>
          <w:color w:val="44546A" w:themeColor="text2"/>
          <w:sz w:val="22"/>
          <w:lang w:eastAsia="en-US"/>
        </w:rPr>
        <w:t>1</w:t>
      </w:r>
      <w:r w:rsidR="000818AC" w:rsidRPr="00BE1BDF">
        <w:rPr>
          <w:rFonts w:ascii="Arial" w:hAnsi="Arial" w:cs="Arial"/>
          <w:color w:val="000000" w:themeColor="text1"/>
          <w:sz w:val="22"/>
        </w:rPr>
        <w:t xml:space="preserve">). </w:t>
      </w:r>
      <w:bookmarkStart w:id="142" w:name="OLE_LINK2"/>
      <w:r w:rsidR="009F7D9E" w:rsidRPr="00BE1BDF">
        <w:rPr>
          <w:rFonts w:ascii="Arial" w:hAnsi="Arial" w:cs="Arial"/>
          <w:sz w:val="22"/>
        </w:rPr>
        <w:t xml:space="preserve">We found the genome distribution of CpGs </w:t>
      </w:r>
      <w:r w:rsidR="00FB6FBD" w:rsidRPr="00BE1BDF">
        <w:rPr>
          <w:rFonts w:ascii="Arial" w:hAnsi="Arial" w:cs="Arial"/>
          <w:sz w:val="22"/>
        </w:rPr>
        <w:t>in</w:t>
      </w:r>
      <w:r w:rsidR="009F7D9E" w:rsidRPr="00BE1BDF">
        <w:rPr>
          <w:rFonts w:ascii="Arial" w:hAnsi="Arial" w:cs="Arial"/>
          <w:sz w:val="22"/>
        </w:rPr>
        <w:t xml:space="preserve"> WGBS</w:t>
      </w:r>
      <w:r w:rsidR="00FB6FBD" w:rsidRPr="00BE1BDF">
        <w:rPr>
          <w:rFonts w:ascii="Arial" w:hAnsi="Arial" w:cs="Arial"/>
          <w:sz w:val="22"/>
        </w:rPr>
        <w:t xml:space="preserve"> </w:t>
      </w:r>
      <w:r w:rsidR="00FB2059" w:rsidRPr="00BE1BDF">
        <w:rPr>
          <w:rFonts w:ascii="Arial" w:hAnsi="Arial" w:cs="Arial"/>
          <w:sz w:val="22"/>
        </w:rPr>
        <w:t xml:space="preserve">data </w:t>
      </w:r>
      <w:r w:rsidR="009F7D9E" w:rsidRPr="00BE1BDF">
        <w:rPr>
          <w:rFonts w:ascii="Arial" w:hAnsi="Arial" w:cs="Arial"/>
          <w:sz w:val="22"/>
        </w:rPr>
        <w:t xml:space="preserve">tended to be located at </w:t>
      </w:r>
      <w:r w:rsidR="009A6959" w:rsidRPr="00BE1BDF">
        <w:rPr>
          <w:rFonts w:ascii="Arial" w:hAnsi="Arial" w:cs="Arial"/>
          <w:sz w:val="22"/>
        </w:rPr>
        <w:t>intron</w:t>
      </w:r>
      <w:r w:rsidR="005F77F5" w:rsidRPr="00BE1BDF">
        <w:rPr>
          <w:rFonts w:ascii="Arial" w:hAnsi="Arial" w:cs="Arial"/>
          <w:sz w:val="22"/>
        </w:rPr>
        <w:t>ic</w:t>
      </w:r>
      <w:r w:rsidR="009A6959" w:rsidRPr="00BE1BDF">
        <w:rPr>
          <w:rFonts w:ascii="Arial" w:hAnsi="Arial" w:cs="Arial"/>
          <w:sz w:val="22"/>
        </w:rPr>
        <w:t xml:space="preserve">, </w:t>
      </w:r>
      <w:r w:rsidR="009F7D9E" w:rsidRPr="00BE1BDF">
        <w:rPr>
          <w:rFonts w:ascii="Arial" w:hAnsi="Arial" w:cs="Arial"/>
          <w:sz w:val="22"/>
        </w:rPr>
        <w:t>intergenic and repeat r</w:t>
      </w:r>
      <w:r w:rsidR="009F7D9E" w:rsidRPr="00BE1BDF">
        <w:rPr>
          <w:rFonts w:ascii="Arial" w:hAnsi="Arial" w:cs="Arial"/>
          <w:color w:val="000000" w:themeColor="text1"/>
          <w:sz w:val="22"/>
        </w:rPr>
        <w:t xml:space="preserve">egions </w:t>
      </w:r>
      <w:r w:rsidR="009F7D9E" w:rsidRPr="00BE1BDF">
        <w:rPr>
          <w:rFonts w:ascii="Arial" w:hAnsi="Arial" w:cs="Arial"/>
          <w:sz w:val="22"/>
        </w:rPr>
        <w:t>(</w:t>
      </w:r>
      <w:r w:rsidR="00E84BBB" w:rsidRPr="00BE1BDF">
        <w:rPr>
          <w:rFonts w:ascii="Arial" w:eastAsia="Times New Roman" w:hAnsi="Arial" w:cs="Arial"/>
          <w:b/>
          <w:color w:val="44546A" w:themeColor="text2"/>
          <w:sz w:val="22"/>
          <w:lang w:eastAsia="en-US"/>
        </w:rPr>
        <w:t>Fig</w:t>
      </w:r>
      <w:r w:rsidR="009F7D9E" w:rsidRPr="00BE1BDF">
        <w:rPr>
          <w:rFonts w:ascii="Arial" w:eastAsia="Times New Roman" w:hAnsi="Arial" w:cs="Arial"/>
          <w:b/>
          <w:color w:val="44546A" w:themeColor="text2"/>
          <w:sz w:val="22"/>
          <w:lang w:eastAsia="en-US"/>
        </w:rPr>
        <w:t xml:space="preserve"> </w:t>
      </w:r>
      <w:r w:rsidR="009A6959" w:rsidRPr="00BE1BDF">
        <w:rPr>
          <w:rFonts w:ascii="Arial" w:eastAsia="Times New Roman" w:hAnsi="Arial" w:cs="Arial"/>
          <w:b/>
          <w:color w:val="44546A" w:themeColor="text2"/>
          <w:sz w:val="22"/>
          <w:lang w:eastAsia="en-US"/>
        </w:rPr>
        <w:t>1</w:t>
      </w:r>
      <w:r w:rsidR="009F7D9E" w:rsidRPr="00BE1BDF">
        <w:rPr>
          <w:rFonts w:ascii="Arial" w:eastAsia="Times New Roman" w:hAnsi="Arial" w:cs="Arial"/>
          <w:b/>
          <w:color w:val="44546A" w:themeColor="text2"/>
          <w:sz w:val="22"/>
          <w:lang w:eastAsia="en-US"/>
        </w:rPr>
        <w:t>A</w:t>
      </w:r>
      <w:r w:rsidR="009F7D9E" w:rsidRPr="00BE1BDF">
        <w:rPr>
          <w:rFonts w:ascii="Arial" w:hAnsi="Arial" w:cs="Arial"/>
          <w:sz w:val="22"/>
        </w:rPr>
        <w:t>)</w:t>
      </w:r>
      <w:r w:rsidR="009A6959" w:rsidRPr="00BE1BDF">
        <w:rPr>
          <w:rFonts w:ascii="Arial" w:hAnsi="Arial" w:cs="Arial"/>
          <w:sz w:val="22"/>
        </w:rPr>
        <w:t>.</w:t>
      </w:r>
    </w:p>
    <w:p w14:paraId="6EBB1E61" w14:textId="186024D5" w:rsidR="008D2D32" w:rsidRDefault="008D2D32" w:rsidP="00492700">
      <w:pPr>
        <w:spacing w:before="240"/>
        <w:ind w:firstLineChars="150" w:firstLine="330"/>
        <w:rPr>
          <w:rFonts w:ascii="Arial" w:hAnsi="Arial" w:cs="Arial"/>
          <w:color w:val="000000" w:themeColor="text1"/>
          <w:sz w:val="22"/>
        </w:rPr>
      </w:pPr>
      <w:r>
        <w:rPr>
          <w:rFonts w:ascii="Arial" w:hAnsi="Arial" w:cs="Arial" w:hint="eastAsia"/>
          <w:color w:val="000000" w:themeColor="text1"/>
          <w:sz w:val="22"/>
        </w:rPr>
        <w:t>Next</w:t>
      </w:r>
      <w:r>
        <w:rPr>
          <w:rFonts w:ascii="Arial" w:hAnsi="Arial" w:cs="Arial"/>
          <w:color w:val="000000" w:themeColor="text1"/>
          <w:sz w:val="22"/>
        </w:rPr>
        <w:t xml:space="preserve">, </w:t>
      </w:r>
      <w:r>
        <w:rPr>
          <w:rFonts w:ascii="Arial" w:hAnsi="Arial" w:cs="Arial"/>
          <w:sz w:val="22"/>
        </w:rPr>
        <w:t>w</w:t>
      </w:r>
      <w:r w:rsidRPr="00A32097">
        <w:rPr>
          <w:rFonts w:ascii="Arial" w:hAnsi="Arial" w:cs="Arial"/>
          <w:sz w:val="22"/>
        </w:rPr>
        <w:t xml:space="preserve">e identified </w:t>
      </w:r>
      <w:r w:rsidRPr="000D6410">
        <w:rPr>
          <w:rFonts w:ascii="Arial" w:hAnsi="Arial" w:cs="Arial"/>
          <w:sz w:val="22"/>
        </w:rPr>
        <w:t>differentially methylated CpGs (</w:t>
      </w:r>
      <w:r w:rsidRPr="00A32097">
        <w:rPr>
          <w:rFonts w:ascii="Arial" w:hAnsi="Arial" w:cs="Arial"/>
          <w:sz w:val="22"/>
        </w:rPr>
        <w:t xml:space="preserve">DMCs) and </w:t>
      </w:r>
      <w:r w:rsidRPr="000D6410">
        <w:rPr>
          <w:rFonts w:ascii="Arial" w:hAnsi="Arial" w:cs="Arial"/>
          <w:sz w:val="22"/>
        </w:rPr>
        <w:t>differentially methylated gene (</w:t>
      </w:r>
      <w:r w:rsidRPr="00A32097">
        <w:rPr>
          <w:rFonts w:ascii="Arial" w:hAnsi="Arial" w:cs="Arial"/>
          <w:sz w:val="22"/>
        </w:rPr>
        <w:t>DMGs) with cell-free WGB</w:t>
      </w:r>
      <w:r w:rsidRPr="00614467">
        <w:rPr>
          <w:rFonts w:ascii="Arial" w:hAnsi="Arial" w:cs="Arial"/>
          <w:sz w:val="22"/>
        </w:rPr>
        <w:t>S data</w:t>
      </w:r>
      <w:r w:rsidR="0034231F" w:rsidRPr="00614467">
        <w:rPr>
          <w:rFonts w:ascii="Arial" w:hAnsi="Arial" w:cs="Arial"/>
          <w:sz w:val="22"/>
        </w:rPr>
        <w:t xml:space="preserve"> between </w:t>
      </w:r>
      <w:r w:rsidR="003D455F" w:rsidRPr="00614467">
        <w:rPr>
          <w:rFonts w:ascii="Arial" w:hAnsi="Arial" w:cs="Arial"/>
          <w:sz w:val="22"/>
        </w:rPr>
        <w:t>HCC</w:t>
      </w:r>
      <w:r w:rsidR="0034231F" w:rsidRPr="00614467">
        <w:rPr>
          <w:rFonts w:ascii="Arial" w:hAnsi="Arial" w:cs="Arial"/>
          <w:sz w:val="22"/>
        </w:rPr>
        <w:t xml:space="preserve"> patient and </w:t>
      </w:r>
      <w:r w:rsidR="003D455F" w:rsidRPr="00614467">
        <w:rPr>
          <w:rFonts w:ascii="Arial" w:hAnsi="Arial" w:cs="Arial"/>
          <w:sz w:val="22"/>
        </w:rPr>
        <w:t>healthy individual</w:t>
      </w:r>
      <w:r w:rsidRPr="00614467">
        <w:rPr>
          <w:rFonts w:ascii="Arial" w:hAnsi="Arial" w:cs="Arial"/>
          <w:sz w:val="22"/>
        </w:rPr>
        <w:t>. On aver</w:t>
      </w:r>
      <w:r w:rsidRPr="00A32097">
        <w:rPr>
          <w:rFonts w:ascii="Arial" w:hAnsi="Arial" w:cs="Arial"/>
          <w:sz w:val="22"/>
        </w:rPr>
        <w:t>age, each cfDNA sample had</w:t>
      </w:r>
      <w:r w:rsidR="003E0EAD" w:rsidRPr="003E0EAD">
        <w:t xml:space="preserve"> </w:t>
      </w:r>
      <w:r w:rsidR="003E0EAD" w:rsidRPr="003E0EAD">
        <w:rPr>
          <w:rFonts w:ascii="Arial" w:hAnsi="Arial" w:cs="Arial"/>
          <w:sz w:val="22"/>
        </w:rPr>
        <w:t>7</w:t>
      </w:r>
      <w:r w:rsidR="003E0EAD">
        <w:rPr>
          <w:rFonts w:ascii="Arial" w:hAnsi="Arial" w:cs="Arial"/>
          <w:sz w:val="22"/>
        </w:rPr>
        <w:t>,</w:t>
      </w:r>
      <w:r w:rsidR="003E0EAD" w:rsidRPr="003E0EAD">
        <w:rPr>
          <w:rFonts w:ascii="Arial" w:hAnsi="Arial" w:cs="Arial"/>
          <w:sz w:val="22"/>
        </w:rPr>
        <w:t>274</w:t>
      </w:r>
      <w:r w:rsidR="003E0EAD">
        <w:rPr>
          <w:rFonts w:ascii="Arial" w:hAnsi="Arial" w:cs="Arial"/>
          <w:sz w:val="22"/>
        </w:rPr>
        <w:t>,</w:t>
      </w:r>
      <w:r w:rsidR="003E0EAD" w:rsidRPr="003E0EAD">
        <w:rPr>
          <w:rFonts w:ascii="Arial" w:hAnsi="Arial" w:cs="Arial"/>
          <w:sz w:val="22"/>
        </w:rPr>
        <w:t>674</w:t>
      </w:r>
      <w:r w:rsidRPr="00A32097">
        <w:rPr>
          <w:rFonts w:ascii="Arial" w:hAnsi="Arial" w:cs="Arial"/>
          <w:sz w:val="22"/>
        </w:rPr>
        <w:t xml:space="preserve"> CpGs with sequencing depth over 5 reads (</w:t>
      </w:r>
      <w:r w:rsidRPr="00A32097">
        <w:rPr>
          <w:rFonts w:ascii="Arial" w:eastAsia="Times New Roman" w:hAnsi="Arial" w:cs="Arial"/>
          <w:b/>
          <w:color w:val="44546A" w:themeColor="text2"/>
          <w:sz w:val="22"/>
          <w:lang w:eastAsia="en-US"/>
        </w:rPr>
        <w:t xml:space="preserve">Table </w:t>
      </w:r>
      <w:r>
        <w:rPr>
          <w:rFonts w:ascii="Arial" w:eastAsia="Times New Roman" w:hAnsi="Arial" w:cs="Arial"/>
          <w:b/>
          <w:color w:val="44546A" w:themeColor="text2"/>
          <w:sz w:val="22"/>
          <w:lang w:eastAsia="en-US"/>
        </w:rPr>
        <w:t>S</w:t>
      </w:r>
      <w:r w:rsidR="003E0EAD">
        <w:rPr>
          <w:rFonts w:ascii="Arial" w:eastAsia="Times New Roman" w:hAnsi="Arial" w:cs="Arial"/>
          <w:b/>
          <w:color w:val="44546A" w:themeColor="text2"/>
          <w:sz w:val="22"/>
          <w:lang w:eastAsia="en-US"/>
        </w:rPr>
        <w:t>1</w:t>
      </w:r>
      <w:r w:rsidRPr="00A32097">
        <w:rPr>
          <w:rFonts w:ascii="Arial" w:hAnsi="Arial" w:cs="Arial"/>
          <w:sz w:val="22"/>
        </w:rPr>
        <w:t>). In total</w:t>
      </w:r>
      <w:r w:rsidRPr="00A32097">
        <w:rPr>
          <w:rFonts w:ascii="Arial" w:hAnsi="Arial" w:cs="Arial"/>
          <w:color w:val="000000" w:themeColor="text1"/>
          <w:sz w:val="22"/>
        </w:rPr>
        <w:t xml:space="preserve">, we identified </w:t>
      </w:r>
      <w:r w:rsidR="001C1F23">
        <w:rPr>
          <w:rFonts w:ascii="Arial" w:hAnsi="Arial" w:cs="Arial"/>
          <w:color w:val="000000" w:themeColor="text1"/>
          <w:sz w:val="22"/>
        </w:rPr>
        <w:t>2,670</w:t>
      </w:r>
      <w:r w:rsidRPr="00A32097">
        <w:rPr>
          <w:rFonts w:ascii="Arial" w:hAnsi="Arial" w:cs="Arial"/>
          <w:color w:val="000000" w:themeColor="text1"/>
          <w:sz w:val="22"/>
        </w:rPr>
        <w:t xml:space="preserve"> DMCs in HCC patient</w:t>
      </w:r>
      <w:r w:rsidR="003E0EAD">
        <w:rPr>
          <w:rFonts w:ascii="Arial" w:hAnsi="Arial" w:cs="Arial"/>
          <w:color w:val="000000" w:themeColor="text1"/>
          <w:sz w:val="22"/>
        </w:rPr>
        <w:t xml:space="preserve"> compared to healthy individual</w:t>
      </w:r>
      <w:r w:rsidRPr="00A32097">
        <w:rPr>
          <w:rFonts w:ascii="Arial" w:hAnsi="Arial" w:cs="Arial"/>
          <w:color w:val="000000" w:themeColor="text1"/>
          <w:sz w:val="22"/>
        </w:rPr>
        <w:t xml:space="preserve"> (</w:t>
      </w:r>
      <w:commentRangeStart w:id="143"/>
      <w:commentRangeStart w:id="144"/>
      <w:commentRangeStart w:id="145"/>
      <w:del w:id="146" w:author="Zhang Haikun" w:date="2019-12-19T10:54:00Z">
        <w:r w:rsidR="003E0EAD" w:rsidDel="00F0531B">
          <w:rPr>
            <w:rFonts w:ascii="Arial" w:hAnsi="Arial" w:cs="Arial"/>
            <w:color w:val="000000" w:themeColor="text1"/>
            <w:sz w:val="22"/>
          </w:rPr>
          <w:delText>D4 vs. D1</w:delText>
        </w:r>
        <w:commentRangeEnd w:id="143"/>
        <w:r w:rsidR="0034231F" w:rsidDel="00F0531B">
          <w:rPr>
            <w:rStyle w:val="ab"/>
          </w:rPr>
          <w:commentReference w:id="143"/>
        </w:r>
        <w:commentRangeEnd w:id="144"/>
        <w:r w:rsidR="00614467" w:rsidDel="00F0531B">
          <w:rPr>
            <w:rStyle w:val="ab"/>
          </w:rPr>
          <w:commentReference w:id="144"/>
        </w:r>
        <w:commentRangeEnd w:id="145"/>
        <w:r w:rsidR="00FB3D80" w:rsidDel="00F0531B">
          <w:rPr>
            <w:rStyle w:val="ab"/>
          </w:rPr>
          <w:commentReference w:id="145"/>
        </w:r>
        <w:r w:rsidR="003E0EAD" w:rsidDel="00F0531B">
          <w:rPr>
            <w:rFonts w:ascii="Arial" w:hAnsi="Arial" w:cs="Arial"/>
            <w:color w:val="000000" w:themeColor="text1"/>
            <w:sz w:val="22"/>
          </w:rPr>
          <w:delText>;</w:delText>
        </w:r>
      </w:del>
      <w:r w:rsidRPr="00A32097">
        <w:rPr>
          <w:rFonts w:ascii="Arial" w:eastAsia="Times New Roman" w:hAnsi="Arial" w:cs="Arial"/>
          <w:b/>
          <w:color w:val="44546A" w:themeColor="text2"/>
          <w:sz w:val="22"/>
          <w:lang w:eastAsia="en-US"/>
        </w:rPr>
        <w:t xml:space="preserve">Table </w:t>
      </w:r>
      <w:r>
        <w:rPr>
          <w:rFonts w:ascii="Arial" w:eastAsia="Times New Roman" w:hAnsi="Arial" w:cs="Arial"/>
          <w:b/>
          <w:color w:val="44546A" w:themeColor="text2"/>
          <w:sz w:val="22"/>
          <w:lang w:eastAsia="en-US"/>
        </w:rPr>
        <w:t>S</w:t>
      </w:r>
      <w:r w:rsidR="00E83189" w:rsidRPr="00E83189">
        <w:rPr>
          <w:rFonts w:ascii="Arial" w:eastAsia="Times New Roman" w:hAnsi="Arial" w:cs="Arial" w:hint="eastAsia"/>
          <w:b/>
          <w:color w:val="44546A" w:themeColor="text2"/>
          <w:sz w:val="22"/>
          <w:lang w:eastAsia="en-US"/>
        </w:rPr>
        <w:t>2</w:t>
      </w:r>
      <w:r w:rsidRPr="00A32097">
        <w:rPr>
          <w:rFonts w:ascii="Arial" w:hAnsi="Arial" w:cs="Arial"/>
          <w:color w:val="000000" w:themeColor="text1"/>
          <w:sz w:val="22"/>
        </w:rPr>
        <w:t xml:space="preserve">), of which </w:t>
      </w:r>
      <w:r w:rsidR="001C1F23">
        <w:rPr>
          <w:rFonts w:ascii="Arial" w:hAnsi="Arial" w:cs="Arial"/>
          <w:color w:val="000000" w:themeColor="text1"/>
          <w:sz w:val="22"/>
        </w:rPr>
        <w:t>99.8%</w:t>
      </w:r>
      <w:r w:rsidRPr="00A32097">
        <w:rPr>
          <w:rFonts w:ascii="Arial" w:hAnsi="Arial" w:cs="Arial"/>
          <w:color w:val="000000" w:themeColor="text1"/>
          <w:sz w:val="22"/>
        </w:rPr>
        <w:t xml:space="preserve"> were hypo-methylated</w:t>
      </w:r>
      <w:r w:rsidR="001C1F23">
        <w:rPr>
          <w:rFonts w:ascii="Arial" w:hAnsi="Arial" w:cs="Arial"/>
          <w:color w:val="000000" w:themeColor="text1"/>
          <w:sz w:val="22"/>
        </w:rPr>
        <w:t xml:space="preserve"> in HCC patient</w:t>
      </w:r>
      <w:r w:rsidR="00FB2059">
        <w:rPr>
          <w:rFonts w:ascii="Arial" w:hAnsi="Arial" w:cs="Arial"/>
          <w:color w:val="000000" w:themeColor="text1"/>
          <w:sz w:val="22"/>
        </w:rPr>
        <w:t>s</w:t>
      </w:r>
      <w:r w:rsidR="00F30ECA">
        <w:rPr>
          <w:rFonts w:ascii="Arial" w:hAnsi="Arial" w:cs="Arial" w:hint="eastAsia"/>
          <w:color w:val="000000" w:themeColor="text1"/>
          <w:sz w:val="22"/>
        </w:rPr>
        <w:t xml:space="preserve">. </w:t>
      </w:r>
      <w:r w:rsidR="00F30ECA">
        <w:rPr>
          <w:rFonts w:ascii="Arial" w:hAnsi="Arial" w:cs="Arial"/>
          <w:color w:val="000000" w:themeColor="text1"/>
          <w:sz w:val="22"/>
        </w:rPr>
        <w:t>These hypo-DMCs clearly separated HCC patient from healthy individual, patient with chronic hepatitis, cirrhosis and HCC patient after surgery</w:t>
      </w:r>
      <w:r w:rsidR="00F30ECA" w:rsidRPr="00392C5D">
        <w:rPr>
          <w:rFonts w:ascii="Arial" w:hAnsi="Arial" w:cs="Arial"/>
          <w:color w:val="000000" w:themeColor="text1"/>
          <w:sz w:val="22"/>
        </w:rPr>
        <w:t xml:space="preserve"> </w:t>
      </w:r>
      <w:r w:rsidR="00F30ECA" w:rsidRPr="00392C5D">
        <w:rPr>
          <w:rFonts w:ascii="Arial" w:hAnsi="Arial" w:cs="Arial"/>
          <w:sz w:val="22"/>
        </w:rPr>
        <w:t>(</w:t>
      </w:r>
      <w:r w:rsidR="00F30ECA" w:rsidRPr="00392C5D">
        <w:rPr>
          <w:rFonts w:ascii="Arial" w:eastAsia="Times New Roman" w:hAnsi="Arial" w:cs="Arial"/>
          <w:b/>
          <w:color w:val="44546A" w:themeColor="text2"/>
          <w:sz w:val="22"/>
          <w:lang w:eastAsia="en-US"/>
        </w:rPr>
        <w:t>Figure 1</w:t>
      </w:r>
      <w:r w:rsidR="00F30ECA">
        <w:rPr>
          <w:rFonts w:ascii="Arial" w:eastAsia="Times New Roman" w:hAnsi="Arial" w:cs="Arial"/>
          <w:b/>
          <w:color w:val="44546A" w:themeColor="text2"/>
          <w:sz w:val="22"/>
          <w:lang w:eastAsia="en-US"/>
        </w:rPr>
        <w:t>B</w:t>
      </w:r>
      <w:r w:rsidR="00F30ECA" w:rsidRPr="00392C5D">
        <w:rPr>
          <w:rFonts w:ascii="Arial" w:hAnsi="Arial" w:cs="Arial"/>
          <w:sz w:val="22"/>
        </w:rPr>
        <w:t>)</w:t>
      </w:r>
      <w:r w:rsidRPr="00A32097">
        <w:rPr>
          <w:rFonts w:ascii="Arial" w:hAnsi="Arial" w:cs="Arial"/>
          <w:color w:val="000000" w:themeColor="text1"/>
          <w:sz w:val="22"/>
        </w:rPr>
        <w:t xml:space="preserve">. Among </w:t>
      </w:r>
      <w:r w:rsidR="00F04FDC">
        <w:rPr>
          <w:rFonts w:ascii="Arial" w:hAnsi="Arial" w:cs="Arial" w:hint="eastAsia"/>
          <w:color w:val="000000" w:themeColor="text1"/>
          <w:sz w:val="22"/>
        </w:rPr>
        <w:t>hypo-DMCs</w:t>
      </w:r>
      <w:r w:rsidRPr="006C56F0">
        <w:rPr>
          <w:rFonts w:ascii="Arial" w:hAnsi="Arial" w:cs="Arial"/>
          <w:color w:val="000000" w:themeColor="text1"/>
          <w:sz w:val="22"/>
        </w:rPr>
        <w:t xml:space="preserve">, </w:t>
      </w:r>
      <w:r w:rsidR="006C56F0" w:rsidRPr="006C56F0">
        <w:rPr>
          <w:rFonts w:ascii="Arial" w:hAnsi="Arial" w:cs="Arial"/>
          <w:color w:val="000000" w:themeColor="text1"/>
          <w:sz w:val="22"/>
        </w:rPr>
        <w:t>17</w:t>
      </w:r>
      <w:r w:rsidR="00F04FDC">
        <w:rPr>
          <w:rFonts w:ascii="Arial" w:hAnsi="Arial" w:cs="Arial" w:hint="eastAsia"/>
          <w:color w:val="000000" w:themeColor="text1"/>
          <w:sz w:val="22"/>
        </w:rPr>
        <w:t>4</w:t>
      </w:r>
      <w:r w:rsidRPr="006C56F0">
        <w:rPr>
          <w:rFonts w:ascii="Arial" w:hAnsi="Arial" w:cs="Arial"/>
          <w:color w:val="000000" w:themeColor="text1"/>
          <w:sz w:val="22"/>
        </w:rPr>
        <w:t xml:space="preserve"> DMCs</w:t>
      </w:r>
      <w:r w:rsidR="00036D77">
        <w:rPr>
          <w:rFonts w:ascii="Arial" w:hAnsi="Arial" w:cs="Arial"/>
          <w:color w:val="000000" w:themeColor="text1"/>
          <w:sz w:val="22"/>
        </w:rPr>
        <w:t xml:space="preserve"> (6.5% of 2,670 DMC)</w:t>
      </w:r>
      <w:r w:rsidRPr="006C56F0">
        <w:rPr>
          <w:rFonts w:ascii="Arial" w:hAnsi="Arial" w:cs="Arial"/>
          <w:color w:val="000000" w:themeColor="text1"/>
          <w:sz w:val="22"/>
        </w:rPr>
        <w:t xml:space="preserve"> were located in </w:t>
      </w:r>
      <w:r w:rsidR="00E47ACA" w:rsidRPr="006C56F0">
        <w:rPr>
          <w:rFonts w:ascii="Arial" w:hAnsi="Arial" w:cs="Arial"/>
          <w:color w:val="000000" w:themeColor="text1"/>
          <w:sz w:val="22"/>
        </w:rPr>
        <w:t xml:space="preserve">promoter or gene body of </w:t>
      </w:r>
      <w:r w:rsidR="00F04FDC">
        <w:rPr>
          <w:rFonts w:ascii="Arial" w:hAnsi="Arial" w:cs="Arial" w:hint="eastAsia"/>
          <w:color w:val="000000" w:themeColor="text1"/>
          <w:sz w:val="22"/>
        </w:rPr>
        <w:t>77</w:t>
      </w:r>
      <w:r w:rsidRPr="006C56F0">
        <w:rPr>
          <w:rFonts w:ascii="Arial" w:hAnsi="Arial" w:cs="Arial"/>
          <w:color w:val="000000" w:themeColor="text1"/>
          <w:sz w:val="22"/>
        </w:rPr>
        <w:t xml:space="preserve"> genes</w:t>
      </w:r>
      <w:r w:rsidR="00F30ECA">
        <w:rPr>
          <w:rFonts w:ascii="Arial" w:hAnsi="Arial" w:cs="Arial"/>
          <w:color w:val="000000" w:themeColor="text1"/>
          <w:sz w:val="22"/>
        </w:rPr>
        <w:t xml:space="preserve">. </w:t>
      </w:r>
      <w:r w:rsidRPr="00173FBF">
        <w:rPr>
          <w:rFonts w:ascii="Arial" w:hAnsi="Arial" w:cs="Arial"/>
          <w:color w:val="000000" w:themeColor="text1"/>
          <w:sz w:val="22"/>
        </w:rPr>
        <w:t>In particul</w:t>
      </w:r>
      <w:r w:rsidRPr="00A32097">
        <w:rPr>
          <w:rFonts w:ascii="Arial" w:hAnsi="Arial" w:cs="Arial"/>
          <w:color w:val="000000" w:themeColor="text1"/>
          <w:sz w:val="22"/>
        </w:rPr>
        <w:t>ar,</w:t>
      </w:r>
      <w:r w:rsidRPr="00A32097">
        <w:rPr>
          <w:rFonts w:ascii="Arial" w:hAnsi="Arial" w:cs="Arial"/>
          <w:i/>
          <w:color w:val="000000" w:themeColor="text1"/>
          <w:sz w:val="22"/>
        </w:rPr>
        <w:t xml:space="preserve"> SENP5</w:t>
      </w:r>
      <w:r w:rsidRPr="00A32097">
        <w:rPr>
          <w:rFonts w:ascii="Arial" w:hAnsi="Arial" w:cs="Arial"/>
          <w:color w:val="000000" w:themeColor="text1"/>
          <w:sz w:val="22"/>
        </w:rPr>
        <w:t xml:space="preserve"> gene had </w:t>
      </w:r>
      <w:r w:rsidR="003C5EC0">
        <w:rPr>
          <w:rFonts w:ascii="Arial" w:hAnsi="Arial" w:cs="Arial"/>
          <w:color w:val="000000" w:themeColor="text1"/>
          <w:sz w:val="22"/>
        </w:rPr>
        <w:t>six</w:t>
      </w:r>
      <w:r w:rsidRPr="00A32097">
        <w:rPr>
          <w:rFonts w:ascii="Arial" w:hAnsi="Arial" w:cs="Arial"/>
          <w:color w:val="000000" w:themeColor="text1"/>
          <w:sz w:val="22"/>
        </w:rPr>
        <w:t xml:space="preserve"> significantly hypo-methylated DMCs with consistently high sequencing coverage across all </w:t>
      </w:r>
      <w:r w:rsidR="00906038">
        <w:rPr>
          <w:rFonts w:ascii="Arial" w:hAnsi="Arial" w:cs="Arial"/>
          <w:color w:val="000000" w:themeColor="text1"/>
          <w:sz w:val="22"/>
        </w:rPr>
        <w:t xml:space="preserve">the five </w:t>
      </w:r>
      <w:r w:rsidRPr="00A32097">
        <w:rPr>
          <w:rFonts w:ascii="Arial" w:hAnsi="Arial" w:cs="Arial"/>
          <w:color w:val="000000" w:themeColor="text1"/>
          <w:sz w:val="22"/>
        </w:rPr>
        <w:t>individu</w:t>
      </w:r>
      <w:r w:rsidRPr="00DC247C">
        <w:rPr>
          <w:rFonts w:ascii="Arial" w:hAnsi="Arial" w:cs="Arial"/>
          <w:color w:val="000000" w:themeColor="text1"/>
          <w:sz w:val="22"/>
        </w:rPr>
        <w:t>als (</w:t>
      </w:r>
      <w:r w:rsidR="007268A7" w:rsidRPr="00DC247C">
        <w:rPr>
          <w:rFonts w:ascii="Arial" w:hAnsi="Arial" w:cs="Arial"/>
          <w:color w:val="000000" w:themeColor="text1"/>
          <w:sz w:val="22"/>
        </w:rPr>
        <w:t>a</w:t>
      </w:r>
      <w:r w:rsidR="00E83189">
        <w:rPr>
          <w:rFonts w:ascii="Arial" w:hAnsi="Arial" w:cs="Arial" w:hint="eastAsia"/>
          <w:color w:val="000000" w:themeColor="text1"/>
          <w:sz w:val="22"/>
        </w:rPr>
        <w:t>n</w:t>
      </w:r>
      <w:r w:rsidR="007268A7" w:rsidRPr="00DC247C">
        <w:rPr>
          <w:rFonts w:ascii="Arial" w:hAnsi="Arial" w:cs="Arial"/>
          <w:color w:val="000000" w:themeColor="text1"/>
          <w:sz w:val="22"/>
        </w:rPr>
        <w:t xml:space="preserve"> average of </w:t>
      </w:r>
      <w:r w:rsidR="006A2893" w:rsidRPr="00DC247C">
        <w:rPr>
          <w:rFonts w:ascii="Arial" w:hAnsi="Arial" w:cs="Arial"/>
          <w:color w:val="000000" w:themeColor="text1"/>
          <w:sz w:val="22"/>
        </w:rPr>
        <w:t>295</w:t>
      </w:r>
      <w:r w:rsidR="007268A7" w:rsidRPr="00DC247C">
        <w:rPr>
          <w:rFonts w:ascii="Arial" w:hAnsi="Arial" w:cs="Arial"/>
          <w:color w:val="000000" w:themeColor="text1"/>
          <w:sz w:val="22"/>
        </w:rPr>
        <w:t xml:space="preserve"> reads;</w:t>
      </w:r>
      <w:r w:rsidRPr="00DC247C">
        <w:rPr>
          <w:rFonts w:ascii="Arial" w:hAnsi="Arial" w:cs="Arial"/>
          <w:color w:val="000000" w:themeColor="text1"/>
          <w:sz w:val="22"/>
        </w:rPr>
        <w:t xml:space="preserve"> </w:t>
      </w:r>
      <w:r w:rsidR="00E84BBB">
        <w:rPr>
          <w:rFonts w:ascii="Arial" w:eastAsia="Times New Roman" w:hAnsi="Arial" w:cs="Arial"/>
          <w:b/>
          <w:color w:val="44546A" w:themeColor="text2"/>
          <w:sz w:val="22"/>
          <w:lang w:eastAsia="en-US"/>
        </w:rPr>
        <w:t>Fig</w:t>
      </w:r>
      <w:r w:rsidRPr="00DC247C">
        <w:rPr>
          <w:rFonts w:ascii="Arial" w:eastAsia="Times New Roman" w:hAnsi="Arial" w:cs="Arial"/>
          <w:b/>
          <w:color w:val="44546A" w:themeColor="text2"/>
          <w:sz w:val="22"/>
          <w:lang w:eastAsia="en-US"/>
        </w:rPr>
        <w:t xml:space="preserve"> </w:t>
      </w:r>
      <w:r w:rsidR="00F30ECA" w:rsidRPr="00DC247C">
        <w:rPr>
          <w:rFonts w:ascii="Arial" w:eastAsia="Times New Roman" w:hAnsi="Arial" w:cs="Arial"/>
          <w:b/>
          <w:color w:val="44546A" w:themeColor="text2"/>
          <w:sz w:val="22"/>
          <w:lang w:eastAsia="en-US"/>
        </w:rPr>
        <w:t>1B</w:t>
      </w:r>
      <w:r w:rsidRPr="00DC247C">
        <w:rPr>
          <w:rFonts w:ascii="Arial" w:hAnsi="Arial" w:cs="Arial"/>
          <w:color w:val="000000" w:themeColor="text1"/>
          <w:sz w:val="22"/>
        </w:rPr>
        <w:t xml:space="preserve"> and</w:t>
      </w:r>
      <w:r w:rsidRPr="00DC247C" w:rsidDel="008A04D1">
        <w:rPr>
          <w:rFonts w:ascii="Arial" w:hAnsi="Arial" w:cs="Arial"/>
          <w:color w:val="000000" w:themeColor="text1"/>
          <w:sz w:val="22"/>
        </w:rPr>
        <w:t xml:space="preserve"> </w:t>
      </w:r>
      <w:r w:rsidRPr="00DC247C">
        <w:rPr>
          <w:rFonts w:ascii="Arial" w:eastAsia="Times New Roman" w:hAnsi="Arial" w:cs="Arial"/>
          <w:b/>
          <w:color w:val="44546A" w:themeColor="text2"/>
          <w:sz w:val="22"/>
          <w:lang w:eastAsia="en-US"/>
        </w:rPr>
        <w:t xml:space="preserve">Fig </w:t>
      </w:r>
      <w:r w:rsidR="00906038" w:rsidRPr="00DC247C">
        <w:rPr>
          <w:rFonts w:ascii="Arial" w:eastAsia="Times New Roman" w:hAnsi="Arial" w:cs="Arial"/>
          <w:b/>
          <w:color w:val="44546A" w:themeColor="text2"/>
          <w:sz w:val="22"/>
          <w:lang w:eastAsia="en-US"/>
        </w:rPr>
        <w:t>S</w:t>
      </w:r>
      <w:r w:rsidR="00F30ECA" w:rsidRPr="00DC247C">
        <w:rPr>
          <w:rFonts w:ascii="Arial" w:eastAsia="Times New Roman" w:hAnsi="Arial" w:cs="Arial"/>
          <w:b/>
          <w:color w:val="44546A" w:themeColor="text2"/>
          <w:sz w:val="22"/>
          <w:lang w:eastAsia="en-US"/>
        </w:rPr>
        <w:t>1</w:t>
      </w:r>
      <w:r w:rsidR="001236A5">
        <w:rPr>
          <w:rFonts w:ascii="Arial" w:eastAsia="Times New Roman" w:hAnsi="Arial" w:cs="Arial"/>
          <w:b/>
          <w:color w:val="44546A" w:themeColor="text2"/>
          <w:sz w:val="22"/>
          <w:lang w:eastAsia="en-US"/>
        </w:rPr>
        <w:t>B</w:t>
      </w:r>
      <w:r w:rsidRPr="00DC247C">
        <w:rPr>
          <w:rFonts w:ascii="Arial" w:hAnsi="Arial" w:cs="Arial"/>
          <w:color w:val="000000" w:themeColor="text1"/>
          <w:sz w:val="22"/>
        </w:rPr>
        <w:t>). Intri</w:t>
      </w:r>
      <w:r w:rsidRPr="00A32097">
        <w:rPr>
          <w:rFonts w:ascii="Arial" w:hAnsi="Arial" w:cs="Arial"/>
          <w:color w:val="000000" w:themeColor="text1"/>
          <w:sz w:val="22"/>
        </w:rPr>
        <w:t xml:space="preserve">guingly, all </w:t>
      </w:r>
      <w:r w:rsidR="003C5EC0">
        <w:rPr>
          <w:rFonts w:ascii="Arial" w:hAnsi="Arial" w:cs="Arial"/>
          <w:color w:val="000000" w:themeColor="text1"/>
          <w:sz w:val="22"/>
        </w:rPr>
        <w:t>six</w:t>
      </w:r>
      <w:r w:rsidRPr="00A32097">
        <w:rPr>
          <w:rFonts w:ascii="Arial" w:hAnsi="Arial" w:cs="Arial"/>
          <w:color w:val="000000" w:themeColor="text1"/>
          <w:sz w:val="22"/>
        </w:rPr>
        <w:t xml:space="preserve"> DMCs that we found in intron 2 of</w:t>
      </w:r>
      <w:r w:rsidRPr="00A32097">
        <w:rPr>
          <w:rFonts w:ascii="Arial" w:hAnsi="Arial" w:cs="Arial"/>
          <w:i/>
          <w:color w:val="000000" w:themeColor="text1"/>
          <w:sz w:val="22"/>
        </w:rPr>
        <w:t xml:space="preserve"> SENP5</w:t>
      </w:r>
      <w:r w:rsidRPr="00A32097">
        <w:rPr>
          <w:rFonts w:ascii="Arial" w:hAnsi="Arial" w:cs="Arial"/>
          <w:color w:val="000000" w:themeColor="text1"/>
          <w:sz w:val="22"/>
        </w:rPr>
        <w:t xml:space="preserve"> were located near previously reported HBV integration sites in </w:t>
      </w:r>
      <w:r w:rsidRPr="007268A7">
        <w:rPr>
          <w:rFonts w:ascii="Arial" w:hAnsi="Arial" w:cs="Arial"/>
          <w:color w:val="000000" w:themeColor="text1"/>
          <w:sz w:val="22"/>
        </w:rPr>
        <w:t>HCC (</w:t>
      </w:r>
      <w:r w:rsidRPr="007268A7">
        <w:rPr>
          <w:rFonts w:ascii="Arial" w:eastAsia="Times New Roman" w:hAnsi="Arial" w:cs="Arial"/>
          <w:b/>
          <w:color w:val="44546A" w:themeColor="text2"/>
          <w:sz w:val="22"/>
          <w:lang w:eastAsia="en-US"/>
        </w:rPr>
        <w:t xml:space="preserve">Fig </w:t>
      </w:r>
      <w:r w:rsidR="007268A7" w:rsidRPr="007268A7">
        <w:rPr>
          <w:rFonts w:ascii="Arial" w:eastAsia="Times New Roman" w:hAnsi="Arial" w:cs="Arial"/>
          <w:b/>
          <w:color w:val="44546A" w:themeColor="text2"/>
          <w:sz w:val="22"/>
          <w:lang w:eastAsia="en-US"/>
        </w:rPr>
        <w:t>1</w:t>
      </w:r>
      <w:r w:rsidR="00DC247C">
        <w:rPr>
          <w:rFonts w:ascii="Arial" w:eastAsia="Times New Roman" w:hAnsi="Arial" w:cs="Arial"/>
          <w:b/>
          <w:color w:val="44546A" w:themeColor="text2"/>
          <w:sz w:val="22"/>
          <w:lang w:eastAsia="en-US"/>
        </w:rPr>
        <w:t>C</w:t>
      </w:r>
      <w:r w:rsidRPr="007268A7">
        <w:rPr>
          <w:rFonts w:ascii="Arial" w:hAnsi="Arial" w:cs="Arial"/>
          <w:color w:val="000000" w:themeColor="text1"/>
          <w:sz w:val="22"/>
        </w:rPr>
        <w:t>)</w:t>
      </w:r>
      <w:r w:rsidRPr="007268A7" w:rsidDel="000063E1">
        <w:rPr>
          <w:rFonts w:ascii="Arial" w:hAnsi="Arial" w:cs="Arial"/>
          <w:color w:val="000000" w:themeColor="text1"/>
          <w:sz w:val="22"/>
        </w:rPr>
        <w:t xml:space="preserve"> </w:t>
      </w:r>
      <w:r w:rsidRPr="007268A7">
        <w:rPr>
          <w:rFonts w:ascii="Arial" w:hAnsi="Arial" w:cs="Arial"/>
          <w:color w:val="000000" w:themeColor="text1"/>
          <w:sz w:val="22"/>
        </w:rPr>
        <w:fldChar w:fldCharType="begin">
          <w:fldData xml:space="preserve">PEVuZE5vdGU+PENpdGU+PEF1dGhvcj5TdW5nPC9BdXRob3I+PFllYXI+MjAxMjwvWWVhcj48UmVj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</w:fldData>
        </w:fldChar>
      </w:r>
      <w:r w:rsidR="00FF7B11">
        <w:rPr>
          <w:rFonts w:ascii="Arial" w:hAnsi="Arial" w:cs="Arial"/>
          <w:color w:val="000000" w:themeColor="text1"/>
          <w:sz w:val="22"/>
        </w:rPr>
        <w:instrText xml:space="preserve"> ADDIN EN.CITE </w:instrText>
      </w:r>
      <w:r w:rsidR="00FF7B11">
        <w:rPr>
          <w:rFonts w:ascii="Arial" w:hAnsi="Arial" w:cs="Arial"/>
          <w:color w:val="000000" w:themeColor="text1"/>
          <w:sz w:val="22"/>
        </w:rPr>
        <w:fldChar w:fldCharType="begin">
          <w:fldData xml:space="preserve">PEVuZE5vdGU+PENpdGU+PEF1dGhvcj5TdW5nPC9BdXRob3I+PFllYXI+MjAxMjwvWWVhcj48UmVj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</w:fldData>
        </w:fldChar>
      </w:r>
      <w:r w:rsidR="00FF7B11">
        <w:rPr>
          <w:rFonts w:ascii="Arial" w:hAnsi="Arial" w:cs="Arial"/>
          <w:color w:val="000000" w:themeColor="text1"/>
          <w:sz w:val="22"/>
        </w:rPr>
        <w:instrText xml:space="preserve"> ADDIN EN.CITE.DATA </w:instrText>
      </w:r>
      <w:r w:rsidR="00FF7B11">
        <w:rPr>
          <w:rFonts w:ascii="Arial" w:hAnsi="Arial" w:cs="Arial"/>
          <w:color w:val="000000" w:themeColor="text1"/>
          <w:sz w:val="22"/>
        </w:rPr>
      </w:r>
      <w:r w:rsidR="00FF7B11">
        <w:rPr>
          <w:rFonts w:ascii="Arial" w:hAnsi="Arial" w:cs="Arial"/>
          <w:color w:val="000000" w:themeColor="text1"/>
          <w:sz w:val="22"/>
        </w:rPr>
        <w:fldChar w:fldCharType="end"/>
      </w:r>
      <w:r w:rsidRPr="007268A7">
        <w:rPr>
          <w:rFonts w:ascii="Arial" w:hAnsi="Arial" w:cs="Arial"/>
          <w:color w:val="000000" w:themeColor="text1"/>
          <w:sz w:val="22"/>
        </w:rPr>
      </w:r>
      <w:r w:rsidRPr="007268A7">
        <w:rPr>
          <w:rFonts w:ascii="Arial" w:hAnsi="Arial" w:cs="Arial"/>
          <w:color w:val="000000" w:themeColor="text1"/>
          <w:sz w:val="22"/>
        </w:rPr>
        <w:fldChar w:fldCharType="separate"/>
      </w:r>
      <w:r w:rsidR="00FF7B11">
        <w:rPr>
          <w:rFonts w:ascii="Arial" w:hAnsi="Arial" w:cs="Arial"/>
          <w:noProof/>
          <w:color w:val="000000" w:themeColor="text1"/>
          <w:sz w:val="22"/>
        </w:rPr>
        <w:t>(34)</w:t>
      </w:r>
      <w:r w:rsidRPr="007268A7">
        <w:rPr>
          <w:rFonts w:ascii="Arial" w:hAnsi="Arial" w:cs="Arial"/>
          <w:color w:val="000000" w:themeColor="text1"/>
          <w:sz w:val="22"/>
        </w:rPr>
        <w:fldChar w:fldCharType="end"/>
      </w:r>
      <w:r w:rsidRPr="00A32097">
        <w:rPr>
          <w:rFonts w:ascii="Arial" w:hAnsi="Arial" w:cs="Arial"/>
          <w:color w:val="000000" w:themeColor="text1"/>
          <w:sz w:val="22"/>
        </w:rPr>
        <w:t>.</w:t>
      </w:r>
    </w:p>
    <w:p w14:paraId="4273D8CF" w14:textId="43E01557" w:rsidR="009F7D9E" w:rsidRDefault="000F0FCF" w:rsidP="0020681E">
      <w:pPr>
        <w:spacing w:before="240"/>
        <w:ind w:firstLineChars="150" w:firstLine="330"/>
        <w:rPr>
          <w:rFonts w:ascii="Arial" w:hAnsi="Arial" w:cs="Arial"/>
          <w:color w:val="000000" w:themeColor="text1"/>
          <w:sz w:val="22"/>
        </w:rPr>
      </w:pPr>
      <w:r>
        <w:rPr>
          <w:rFonts w:ascii="Arial" w:hAnsi="Arial" w:cs="Arial"/>
          <w:sz w:val="22"/>
        </w:rPr>
        <w:t xml:space="preserve">We found that </w:t>
      </w:r>
      <w:r>
        <w:rPr>
          <w:rFonts w:ascii="Arial" w:hAnsi="Arial" w:cs="Arial"/>
          <w:color w:val="000000" w:themeColor="text1"/>
          <w:sz w:val="22"/>
        </w:rPr>
        <w:t>80</w:t>
      </w:r>
      <w:r w:rsidR="009F7D9E" w:rsidRPr="00A32097">
        <w:rPr>
          <w:rFonts w:ascii="Arial" w:hAnsi="Arial" w:cs="Arial"/>
          <w:color w:val="000000" w:themeColor="text1"/>
          <w:sz w:val="22"/>
        </w:rPr>
        <w:t>% of DM</w:t>
      </w:r>
      <w:r w:rsidR="009F7D9E" w:rsidRPr="00A32097">
        <w:rPr>
          <w:rFonts w:ascii="Arial" w:hAnsi="Arial" w:cs="Arial"/>
          <w:sz w:val="22"/>
        </w:rPr>
        <w:t>Cs of HCC patient</w:t>
      </w:r>
      <w:r w:rsidR="00FB6FBD">
        <w:rPr>
          <w:rFonts w:ascii="Arial" w:hAnsi="Arial" w:cs="Arial"/>
          <w:sz w:val="22"/>
        </w:rPr>
        <w:t>s</w:t>
      </w:r>
      <w:r w:rsidR="009F7D9E" w:rsidRPr="00A32097">
        <w:rPr>
          <w:rFonts w:ascii="Arial" w:hAnsi="Arial" w:cs="Arial"/>
          <w:sz w:val="22"/>
        </w:rPr>
        <w:t xml:space="preserve"> were located within repeat re</w:t>
      </w:r>
      <w:r w:rsidR="009F7D9E" w:rsidRPr="00866581">
        <w:rPr>
          <w:rFonts w:ascii="Arial" w:hAnsi="Arial" w:cs="Arial"/>
          <w:sz w:val="22"/>
        </w:rPr>
        <w:t>gions (</w:t>
      </w:r>
      <w:r w:rsidR="009F7D9E" w:rsidRPr="00866581">
        <w:rPr>
          <w:rFonts w:ascii="Arial" w:eastAsia="Times New Roman" w:hAnsi="Arial" w:cs="Arial"/>
          <w:b/>
          <w:color w:val="44546A" w:themeColor="text2"/>
          <w:sz w:val="22"/>
          <w:lang w:eastAsia="en-US"/>
        </w:rPr>
        <w:t xml:space="preserve">Fig </w:t>
      </w:r>
      <w:r w:rsidRPr="00866581">
        <w:rPr>
          <w:rFonts w:ascii="Arial" w:eastAsia="Times New Roman" w:hAnsi="Arial" w:cs="Arial"/>
          <w:b/>
          <w:color w:val="44546A" w:themeColor="text2"/>
          <w:sz w:val="22"/>
          <w:lang w:eastAsia="en-US"/>
        </w:rPr>
        <w:t>1D</w:t>
      </w:r>
      <w:r w:rsidR="009F7D9E" w:rsidRPr="00866581">
        <w:rPr>
          <w:rFonts w:ascii="Arial" w:hAnsi="Arial" w:cs="Arial"/>
          <w:sz w:val="22"/>
        </w:rPr>
        <w:t xml:space="preserve">). Considering that repeat regions are a known target for HBV integration </w:t>
      </w:r>
      <w:r w:rsidR="009F7D9E" w:rsidRPr="00866581">
        <w:rPr>
          <w:rFonts w:ascii="Arial" w:hAnsi="Arial" w:cs="Arial"/>
          <w:color w:val="000000" w:themeColor="text1"/>
          <w:sz w:val="22"/>
        </w:rPr>
        <w:fldChar w:fldCharType="begin">
          <w:fldData xml:space="preserve">PEVuZE5vdGU+PENpdGU+PEF1dGhvcj5UdTwvQXV0aG9yPjxZZWFyPjIwMTc8L1llYXI+PFJlY051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</w:fldData>
        </w:fldChar>
      </w:r>
      <w:r w:rsidR="00FF7B11">
        <w:rPr>
          <w:rFonts w:ascii="Arial" w:hAnsi="Arial" w:cs="Arial"/>
          <w:color w:val="000000" w:themeColor="text1"/>
          <w:sz w:val="22"/>
        </w:rPr>
        <w:instrText xml:space="preserve"> ADDIN EN.CITE </w:instrText>
      </w:r>
      <w:r w:rsidR="00FF7B11">
        <w:rPr>
          <w:rFonts w:ascii="Arial" w:hAnsi="Arial" w:cs="Arial"/>
          <w:color w:val="000000" w:themeColor="text1"/>
          <w:sz w:val="22"/>
        </w:rPr>
        <w:fldChar w:fldCharType="begin">
          <w:fldData xml:space="preserve">PEVuZE5vdGU+PENpdGU+PEF1dGhvcj5UdTwvQXV0aG9yPjxZZWFyPjIwMTc8L1llYXI+PFJlY051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</w:fldData>
        </w:fldChar>
      </w:r>
      <w:r w:rsidR="00FF7B11">
        <w:rPr>
          <w:rFonts w:ascii="Arial" w:hAnsi="Arial" w:cs="Arial"/>
          <w:color w:val="000000" w:themeColor="text1"/>
          <w:sz w:val="22"/>
        </w:rPr>
        <w:instrText xml:space="preserve"> ADDIN EN.CITE.DATA </w:instrText>
      </w:r>
      <w:r w:rsidR="00FF7B11">
        <w:rPr>
          <w:rFonts w:ascii="Arial" w:hAnsi="Arial" w:cs="Arial"/>
          <w:color w:val="000000" w:themeColor="text1"/>
          <w:sz w:val="22"/>
        </w:rPr>
      </w:r>
      <w:r w:rsidR="00FF7B11">
        <w:rPr>
          <w:rFonts w:ascii="Arial" w:hAnsi="Arial" w:cs="Arial"/>
          <w:color w:val="000000" w:themeColor="text1"/>
          <w:sz w:val="22"/>
        </w:rPr>
        <w:fldChar w:fldCharType="end"/>
      </w:r>
      <w:r w:rsidR="009F7D9E" w:rsidRPr="00866581">
        <w:rPr>
          <w:rFonts w:ascii="Arial" w:hAnsi="Arial" w:cs="Arial"/>
          <w:color w:val="000000" w:themeColor="text1"/>
          <w:sz w:val="22"/>
        </w:rPr>
      </w:r>
      <w:r w:rsidR="009F7D9E" w:rsidRPr="00866581">
        <w:rPr>
          <w:rFonts w:ascii="Arial" w:hAnsi="Arial" w:cs="Arial"/>
          <w:color w:val="000000" w:themeColor="text1"/>
          <w:sz w:val="22"/>
        </w:rPr>
        <w:fldChar w:fldCharType="separate"/>
      </w:r>
      <w:r w:rsidR="00FF7B11">
        <w:rPr>
          <w:rFonts w:ascii="Arial" w:hAnsi="Arial" w:cs="Arial"/>
          <w:noProof/>
          <w:color w:val="000000" w:themeColor="text1"/>
          <w:sz w:val="22"/>
        </w:rPr>
        <w:t>(35, 36)</w:t>
      </w:r>
      <w:r w:rsidR="009F7D9E" w:rsidRPr="00866581">
        <w:rPr>
          <w:rFonts w:ascii="Arial" w:hAnsi="Arial" w:cs="Arial"/>
          <w:color w:val="000000" w:themeColor="text1"/>
          <w:sz w:val="22"/>
        </w:rPr>
        <w:fldChar w:fldCharType="end"/>
      </w:r>
      <w:r w:rsidR="009F7D9E" w:rsidRPr="00866581">
        <w:rPr>
          <w:rFonts w:ascii="Arial" w:hAnsi="Arial" w:cs="Arial"/>
          <w:sz w:val="22"/>
        </w:rPr>
        <w:t>, we analyzed the location of DMCs relative t</w:t>
      </w:r>
      <w:r w:rsidR="009F7D9E" w:rsidRPr="00F0531B">
        <w:rPr>
          <w:rFonts w:ascii="Arial" w:hAnsi="Arial" w:cs="Arial"/>
          <w:sz w:val="22"/>
        </w:rPr>
        <w:t xml:space="preserve">o </w:t>
      </w:r>
      <w:r w:rsidR="009F7D9E" w:rsidRPr="00F0531B">
        <w:rPr>
          <w:rFonts w:ascii="Arial" w:hAnsi="Arial" w:cs="Arial"/>
          <w:sz w:val="22"/>
          <w:rPrChange w:id="147" w:author="Zhang Haikun" w:date="2019-12-19T10:56:00Z">
            <w:rPr>
              <w:rFonts w:ascii="Arial" w:hAnsi="Arial" w:cs="Arial"/>
              <w:sz w:val="22"/>
              <w:highlight w:val="yellow"/>
            </w:rPr>
          </w:rPrChange>
        </w:rPr>
        <w:t>reported HBV integration sites</w:t>
      </w:r>
      <w:r w:rsidR="00FB2B40" w:rsidRPr="00F0531B">
        <w:rPr>
          <w:rFonts w:ascii="Arial" w:hAnsi="Arial" w:cs="Arial"/>
          <w:sz w:val="22"/>
          <w:rPrChange w:id="148" w:author="Zhang Haikun" w:date="2019-12-19T10:56:00Z">
            <w:rPr>
              <w:rFonts w:ascii="Arial" w:hAnsi="Arial" w:cs="Arial"/>
              <w:sz w:val="22"/>
              <w:highlight w:val="yellow"/>
            </w:rPr>
          </w:rPrChange>
        </w:rPr>
        <w:t xml:space="preserve"> </w:t>
      </w:r>
      <w:r w:rsidR="00FB2B40" w:rsidRPr="00F0531B">
        <w:rPr>
          <w:rFonts w:ascii="Arial" w:hAnsi="Arial" w:cs="Arial"/>
          <w:sz w:val="22"/>
          <w:rPrChange w:id="149" w:author="Zhang Haikun" w:date="2019-12-19T10:56:00Z">
            <w:rPr>
              <w:rFonts w:ascii="Arial" w:hAnsi="Arial" w:cs="Arial"/>
              <w:sz w:val="22"/>
              <w:highlight w:val="yellow"/>
            </w:rPr>
          </w:rPrChange>
        </w:rPr>
        <w:fldChar w:fldCharType="begin">
          <w:fldData xml:space="preserve">PEVuZE5vdGU+PENpdGU+PEF1dGhvcj5KaWFuZzwvQXV0aG9yPjxZZWFyPjIwMTI8L1llYXI+PFJl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</w:fldData>
        </w:fldChar>
      </w:r>
      <w:r w:rsidR="00FB2B40" w:rsidRPr="00F0531B">
        <w:rPr>
          <w:rFonts w:ascii="Arial" w:hAnsi="Arial" w:cs="Arial"/>
          <w:sz w:val="22"/>
          <w:rPrChange w:id="150" w:author="Zhang Haikun" w:date="2019-12-19T10:56:00Z">
            <w:rPr>
              <w:rFonts w:ascii="Arial" w:hAnsi="Arial" w:cs="Arial"/>
              <w:sz w:val="22"/>
              <w:highlight w:val="yellow"/>
            </w:rPr>
          </w:rPrChange>
        </w:rPr>
        <w:instrText xml:space="preserve"> ADDIN EN.CITE </w:instrText>
      </w:r>
      <w:r w:rsidR="00FB2B40" w:rsidRPr="00F0531B">
        <w:rPr>
          <w:rFonts w:ascii="Arial" w:hAnsi="Arial" w:cs="Arial"/>
          <w:sz w:val="22"/>
          <w:rPrChange w:id="151" w:author="Zhang Haikun" w:date="2019-12-19T10:56:00Z">
            <w:rPr>
              <w:rFonts w:ascii="Arial" w:hAnsi="Arial" w:cs="Arial"/>
              <w:sz w:val="22"/>
              <w:highlight w:val="yellow"/>
            </w:rPr>
          </w:rPrChange>
        </w:rPr>
        <w:fldChar w:fldCharType="begin">
          <w:fldData xml:space="preserve">PEVuZE5vdGU+PENpdGU+PEF1dGhvcj5KaWFuZzwvQXV0aG9yPjxZZWFyPjIwMTI8L1llYXI+PFJl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</w:fldData>
        </w:fldChar>
      </w:r>
      <w:r w:rsidR="00FB2B40" w:rsidRPr="00F0531B">
        <w:rPr>
          <w:rFonts w:ascii="Arial" w:hAnsi="Arial" w:cs="Arial"/>
          <w:sz w:val="22"/>
          <w:rPrChange w:id="152" w:author="Zhang Haikun" w:date="2019-12-19T10:56:00Z">
            <w:rPr>
              <w:rFonts w:ascii="Arial" w:hAnsi="Arial" w:cs="Arial"/>
              <w:sz w:val="22"/>
              <w:highlight w:val="yellow"/>
            </w:rPr>
          </w:rPrChange>
        </w:rPr>
        <w:instrText xml:space="preserve"> ADDIN EN.CITE.DATA </w:instrText>
      </w:r>
      <w:r w:rsidR="00FB2B40" w:rsidRPr="00F0531B">
        <w:rPr>
          <w:rFonts w:ascii="Arial" w:hAnsi="Arial" w:cs="Arial"/>
          <w:sz w:val="22"/>
          <w:rPrChange w:id="153" w:author="Zhang Haikun" w:date="2019-12-19T10:56:00Z">
            <w:rPr>
              <w:rFonts w:ascii="Arial" w:hAnsi="Arial" w:cs="Arial"/>
              <w:sz w:val="22"/>
            </w:rPr>
          </w:rPrChange>
        </w:rPr>
      </w:r>
      <w:r w:rsidR="00FB2B40" w:rsidRPr="00F0531B">
        <w:rPr>
          <w:rFonts w:ascii="Arial" w:hAnsi="Arial" w:cs="Arial"/>
          <w:sz w:val="22"/>
          <w:rPrChange w:id="154" w:author="Zhang Haikun" w:date="2019-12-19T10:56:00Z">
            <w:rPr>
              <w:rFonts w:ascii="Arial" w:hAnsi="Arial" w:cs="Arial"/>
              <w:sz w:val="22"/>
              <w:highlight w:val="yellow"/>
            </w:rPr>
          </w:rPrChange>
        </w:rPr>
        <w:fldChar w:fldCharType="end"/>
      </w:r>
      <w:r w:rsidR="00FB2B40" w:rsidRPr="00F0531B">
        <w:rPr>
          <w:rFonts w:ascii="Arial" w:hAnsi="Arial" w:cs="Arial"/>
          <w:sz w:val="22"/>
          <w:rPrChange w:id="155" w:author="Zhang Haikun" w:date="2019-12-19T10:56:00Z">
            <w:rPr>
              <w:rFonts w:ascii="Arial" w:hAnsi="Arial" w:cs="Arial"/>
              <w:sz w:val="22"/>
            </w:rPr>
          </w:rPrChange>
        </w:rPr>
      </w:r>
      <w:r w:rsidR="00FB2B40" w:rsidRPr="00F0531B">
        <w:rPr>
          <w:rFonts w:ascii="Arial" w:hAnsi="Arial" w:cs="Arial"/>
          <w:sz w:val="22"/>
          <w:rPrChange w:id="156" w:author="Zhang Haikun" w:date="2019-12-19T10:56:00Z">
            <w:rPr>
              <w:rFonts w:ascii="Arial" w:hAnsi="Arial" w:cs="Arial"/>
              <w:sz w:val="22"/>
              <w:highlight w:val="yellow"/>
            </w:rPr>
          </w:rPrChange>
        </w:rPr>
        <w:fldChar w:fldCharType="separate"/>
      </w:r>
      <w:r w:rsidR="00FB2B40" w:rsidRPr="00F0531B">
        <w:rPr>
          <w:rFonts w:ascii="Arial" w:hAnsi="Arial" w:cs="Arial"/>
          <w:noProof/>
          <w:sz w:val="22"/>
          <w:rPrChange w:id="157" w:author="Zhang Haikun" w:date="2019-12-19T10:56:00Z">
            <w:rPr>
              <w:rFonts w:ascii="Arial" w:hAnsi="Arial" w:cs="Arial"/>
              <w:noProof/>
              <w:sz w:val="22"/>
              <w:highlight w:val="yellow"/>
            </w:rPr>
          </w:rPrChange>
        </w:rPr>
        <w:t>(34, 37-42)</w:t>
      </w:r>
      <w:r w:rsidR="00FB2B40" w:rsidRPr="00F0531B">
        <w:rPr>
          <w:rFonts w:ascii="Arial" w:hAnsi="Arial" w:cs="Arial"/>
          <w:sz w:val="22"/>
          <w:rPrChange w:id="158" w:author="Zhang Haikun" w:date="2019-12-19T10:56:00Z">
            <w:rPr>
              <w:rFonts w:ascii="Arial" w:hAnsi="Arial" w:cs="Arial"/>
              <w:sz w:val="22"/>
              <w:highlight w:val="yellow"/>
            </w:rPr>
          </w:rPrChange>
        </w:rPr>
        <w:fldChar w:fldCharType="end"/>
      </w:r>
      <w:r w:rsidR="009F7D9E" w:rsidRPr="00F0531B">
        <w:rPr>
          <w:rFonts w:ascii="Arial" w:hAnsi="Arial" w:cs="Arial"/>
          <w:sz w:val="22"/>
          <w:rPrChange w:id="159" w:author="Zhang Haikun" w:date="2019-12-19T10:56:00Z">
            <w:rPr>
              <w:rFonts w:ascii="Arial" w:hAnsi="Arial" w:cs="Arial"/>
              <w:sz w:val="22"/>
              <w:highlight w:val="yellow"/>
            </w:rPr>
          </w:rPrChange>
        </w:rPr>
        <w:t>.</w:t>
      </w:r>
      <w:r w:rsidR="00614467" w:rsidRPr="00F0531B">
        <w:rPr>
          <w:rFonts w:ascii="Arial" w:hAnsi="Arial" w:cs="Arial"/>
          <w:sz w:val="22"/>
          <w:rPrChange w:id="160" w:author="Zhang Haikun" w:date="2019-12-19T10:56:00Z">
            <w:rPr>
              <w:rFonts w:ascii="Arial" w:hAnsi="Arial" w:cs="Arial"/>
              <w:sz w:val="22"/>
              <w:highlight w:val="yellow"/>
            </w:rPr>
          </w:rPrChange>
        </w:rPr>
        <w:t xml:space="preserve"> Totally, we </w:t>
      </w:r>
      <w:r w:rsidR="00086E31" w:rsidRPr="00F0531B">
        <w:rPr>
          <w:rFonts w:ascii="Arial" w:hAnsi="Arial" w:cs="Arial"/>
          <w:sz w:val="22"/>
          <w:rPrChange w:id="161" w:author="Zhang Haikun" w:date="2019-12-19T10:56:00Z">
            <w:rPr>
              <w:rFonts w:ascii="Arial" w:hAnsi="Arial" w:cs="Arial"/>
              <w:sz w:val="22"/>
              <w:highlight w:val="yellow"/>
            </w:rPr>
          </w:rPrChange>
        </w:rPr>
        <w:t xml:space="preserve">collected </w:t>
      </w:r>
      <w:r w:rsidR="00FB2B40" w:rsidRPr="00F0531B">
        <w:rPr>
          <w:rFonts w:ascii="Arial" w:hAnsi="Arial" w:cs="Arial"/>
          <w:sz w:val="22"/>
          <w:rPrChange w:id="162" w:author="Zhang Haikun" w:date="2019-12-19T10:56:00Z">
            <w:rPr>
              <w:rFonts w:ascii="Arial" w:hAnsi="Arial" w:cs="Arial"/>
              <w:sz w:val="22"/>
              <w:highlight w:val="yellow"/>
            </w:rPr>
          </w:rPrChange>
        </w:rPr>
        <w:t>6</w:t>
      </w:r>
      <w:r w:rsidR="00B4772B" w:rsidRPr="00F0531B">
        <w:rPr>
          <w:rFonts w:ascii="Arial" w:hAnsi="Arial" w:cs="Arial"/>
          <w:sz w:val="22"/>
          <w:rPrChange w:id="163" w:author="Zhang Haikun" w:date="2019-12-19T10:56:00Z">
            <w:rPr>
              <w:rFonts w:ascii="Arial" w:hAnsi="Arial" w:cs="Arial"/>
              <w:sz w:val="22"/>
              <w:highlight w:val="yellow"/>
            </w:rPr>
          </w:rPrChange>
        </w:rPr>
        <w:t>,</w:t>
      </w:r>
      <w:r w:rsidR="00FB2B40" w:rsidRPr="00F0531B">
        <w:rPr>
          <w:rFonts w:ascii="Arial" w:hAnsi="Arial" w:cs="Arial"/>
          <w:sz w:val="22"/>
          <w:rPrChange w:id="164" w:author="Zhang Haikun" w:date="2019-12-19T10:56:00Z">
            <w:rPr>
              <w:rFonts w:ascii="Arial" w:hAnsi="Arial" w:cs="Arial"/>
              <w:sz w:val="22"/>
              <w:highlight w:val="yellow"/>
            </w:rPr>
          </w:rPrChange>
        </w:rPr>
        <w:t xml:space="preserve">072 HBV integration sites from published </w:t>
      </w:r>
      <w:r w:rsidR="007A6954" w:rsidRPr="00F0531B">
        <w:rPr>
          <w:rFonts w:ascii="Arial" w:hAnsi="Arial" w:cs="Arial"/>
          <w:sz w:val="22"/>
          <w:rPrChange w:id="165" w:author="Zhang Haikun" w:date="2019-12-19T10:56:00Z">
            <w:rPr>
              <w:rFonts w:ascii="Arial" w:hAnsi="Arial" w:cs="Arial"/>
              <w:sz w:val="22"/>
              <w:highlight w:val="yellow"/>
            </w:rPr>
          </w:rPrChange>
        </w:rPr>
        <w:t>resea</w:t>
      </w:r>
      <w:r w:rsidR="007A6954" w:rsidRPr="00DB0832">
        <w:rPr>
          <w:rFonts w:ascii="Arial" w:hAnsi="Arial" w:cs="Arial"/>
          <w:sz w:val="22"/>
          <w:rPrChange w:id="166" w:author="Zhang Haikun" w:date="2019-12-19T16:57:00Z">
            <w:rPr>
              <w:rFonts w:ascii="Arial" w:hAnsi="Arial" w:cs="Arial"/>
              <w:sz w:val="22"/>
              <w:highlight w:val="yellow"/>
            </w:rPr>
          </w:rPrChange>
        </w:rPr>
        <w:t>rche</w:t>
      </w:r>
      <w:r w:rsidR="00FB2B40" w:rsidRPr="00DB0832">
        <w:rPr>
          <w:rFonts w:ascii="Arial" w:hAnsi="Arial" w:cs="Arial"/>
          <w:sz w:val="22"/>
          <w:rPrChange w:id="167" w:author="Zhang Haikun" w:date="2019-12-19T16:57:00Z">
            <w:rPr>
              <w:rFonts w:ascii="Arial" w:hAnsi="Arial" w:cs="Arial"/>
              <w:sz w:val="22"/>
              <w:highlight w:val="yellow"/>
            </w:rPr>
          </w:rPrChange>
        </w:rPr>
        <w:t>s (</w:t>
      </w:r>
      <w:r w:rsidR="00271214" w:rsidRPr="00DB0832">
        <w:rPr>
          <w:rFonts w:ascii="Arial" w:eastAsia="Times New Roman" w:hAnsi="Arial" w:cs="Arial"/>
          <w:b/>
          <w:color w:val="44546A" w:themeColor="text2"/>
          <w:sz w:val="22"/>
          <w:lang w:eastAsia="en-US"/>
          <w:rPrChange w:id="168" w:author="Zhang Haikun" w:date="2019-12-19T16:57:00Z">
            <w:rPr>
              <w:rFonts w:ascii="Arial" w:hAnsi="Arial" w:cs="Arial"/>
              <w:sz w:val="22"/>
              <w:highlight w:val="yellow"/>
            </w:rPr>
          </w:rPrChange>
        </w:rPr>
        <w:t>Table S3</w:t>
      </w:r>
      <w:r w:rsidR="00FB2B40" w:rsidRPr="00DB0832">
        <w:rPr>
          <w:rFonts w:ascii="Arial" w:hAnsi="Arial" w:cs="Arial"/>
          <w:sz w:val="22"/>
          <w:rPrChange w:id="169" w:author="Zhang Haikun" w:date="2019-12-19T16:57:00Z">
            <w:rPr>
              <w:rFonts w:ascii="Arial" w:hAnsi="Arial" w:cs="Arial"/>
              <w:sz w:val="22"/>
              <w:highlight w:val="yellow"/>
            </w:rPr>
          </w:rPrChange>
        </w:rPr>
        <w:t>)</w:t>
      </w:r>
      <w:r w:rsidR="00FB2B40" w:rsidRPr="00DB0832">
        <w:rPr>
          <w:rFonts w:ascii="Arial" w:hAnsi="Arial" w:cs="Arial"/>
          <w:sz w:val="22"/>
        </w:rPr>
        <w:t xml:space="preserve">. </w:t>
      </w:r>
      <w:r w:rsidR="009F7D9E" w:rsidRPr="00DB0832">
        <w:rPr>
          <w:rFonts w:ascii="Arial" w:hAnsi="Arial" w:cs="Arial"/>
          <w:sz w:val="22"/>
        </w:rPr>
        <w:t xml:space="preserve">Among the </w:t>
      </w:r>
      <w:r w:rsidRPr="00DB0832">
        <w:rPr>
          <w:rFonts w:ascii="Arial" w:hAnsi="Arial" w:cs="Arial"/>
          <w:color w:val="000000" w:themeColor="text1"/>
          <w:sz w:val="22"/>
        </w:rPr>
        <w:t>2,6</w:t>
      </w:r>
      <w:r w:rsidRPr="00866581">
        <w:rPr>
          <w:rFonts w:ascii="Arial" w:hAnsi="Arial" w:cs="Arial"/>
          <w:color w:val="000000" w:themeColor="text1"/>
          <w:sz w:val="22"/>
        </w:rPr>
        <w:t>70</w:t>
      </w:r>
      <w:r w:rsidR="009F7D9E" w:rsidRPr="00866581">
        <w:rPr>
          <w:rFonts w:ascii="Arial" w:hAnsi="Arial" w:cs="Arial"/>
          <w:sz w:val="22"/>
        </w:rPr>
        <w:t xml:space="preserve"> DMCs observed in HCC patient, </w:t>
      </w:r>
      <w:r w:rsidRPr="00866581">
        <w:rPr>
          <w:rFonts w:ascii="Arial" w:hAnsi="Arial" w:cs="Arial"/>
          <w:sz w:val="22"/>
        </w:rPr>
        <w:t>21</w:t>
      </w:r>
      <w:r w:rsidR="009F7D9E" w:rsidRPr="00866581">
        <w:rPr>
          <w:rFonts w:ascii="Arial" w:hAnsi="Arial" w:cs="Arial"/>
          <w:sz w:val="22"/>
        </w:rPr>
        <w:t xml:space="preserve"> completely overlapped with the HBV integration sites, including </w:t>
      </w:r>
      <w:r w:rsidRPr="00866581">
        <w:rPr>
          <w:rFonts w:ascii="Arial" w:hAnsi="Arial" w:cs="Arial"/>
          <w:sz w:val="22"/>
        </w:rPr>
        <w:t>one</w:t>
      </w:r>
      <w:r w:rsidR="009F7D9E" w:rsidRPr="00866581">
        <w:rPr>
          <w:rFonts w:ascii="Arial" w:hAnsi="Arial" w:cs="Arial"/>
          <w:sz w:val="22"/>
        </w:rPr>
        <w:t xml:space="preserve"> in</w:t>
      </w:r>
      <w:r w:rsidR="009F7D9E" w:rsidRPr="00866581">
        <w:rPr>
          <w:rFonts w:ascii="Arial" w:hAnsi="Arial" w:cs="Arial"/>
          <w:i/>
          <w:sz w:val="22"/>
        </w:rPr>
        <w:t xml:space="preserve"> SENP5</w:t>
      </w:r>
      <w:r w:rsidR="009F7D9E" w:rsidRPr="00866581">
        <w:rPr>
          <w:rFonts w:ascii="Arial" w:hAnsi="Arial" w:cs="Arial"/>
          <w:sz w:val="22"/>
        </w:rPr>
        <w:t xml:space="preserve">. Additionally, </w:t>
      </w:r>
      <w:r w:rsidR="001B5BD5" w:rsidRPr="00866581">
        <w:rPr>
          <w:rFonts w:ascii="Arial" w:hAnsi="Arial" w:cs="Arial"/>
          <w:sz w:val="22"/>
        </w:rPr>
        <w:t>26.8</w:t>
      </w:r>
      <w:r w:rsidR="009F7D9E" w:rsidRPr="00866581">
        <w:rPr>
          <w:rFonts w:ascii="Arial" w:hAnsi="Arial" w:cs="Arial"/>
          <w:sz w:val="22"/>
        </w:rPr>
        <w:t xml:space="preserve">% of the DMCs were located within a 100bp region either upstream or downstream of integration sites, and </w:t>
      </w:r>
      <w:r w:rsidR="001B5BD5" w:rsidRPr="00866581">
        <w:rPr>
          <w:rFonts w:ascii="Arial" w:hAnsi="Arial" w:cs="Arial"/>
          <w:sz w:val="22"/>
        </w:rPr>
        <w:t>73.9</w:t>
      </w:r>
      <w:r w:rsidR="009F7D9E" w:rsidRPr="00866581">
        <w:rPr>
          <w:rFonts w:ascii="Arial" w:hAnsi="Arial" w:cs="Arial"/>
          <w:sz w:val="22"/>
        </w:rPr>
        <w:t>% of DMCs were within 5Kbp (</w:t>
      </w:r>
      <w:r w:rsidR="001B5BD5" w:rsidRPr="00866581">
        <w:rPr>
          <w:rFonts w:ascii="Arial" w:eastAsia="Times New Roman" w:hAnsi="Arial" w:cs="Arial"/>
          <w:b/>
          <w:color w:val="44546A" w:themeColor="text2"/>
          <w:sz w:val="22"/>
          <w:lang w:eastAsia="en-US"/>
        </w:rPr>
        <w:t>Fig 1D</w:t>
      </w:r>
      <w:r w:rsidR="009F7D9E" w:rsidRPr="00866581">
        <w:rPr>
          <w:rFonts w:ascii="Arial" w:hAnsi="Arial" w:cs="Arial"/>
          <w:sz w:val="22"/>
        </w:rPr>
        <w:t>). Overall, these DMCs were more enriched in HBV integration sites compared to promoter and gene coding regio</w:t>
      </w:r>
      <w:r w:rsidR="009F7D9E" w:rsidRPr="00866581">
        <w:rPr>
          <w:rFonts w:ascii="Arial" w:hAnsi="Arial" w:cs="Arial"/>
          <w:color w:val="000000" w:themeColor="text1"/>
          <w:sz w:val="22"/>
        </w:rPr>
        <w:t>ns (</w:t>
      </w:r>
      <w:r w:rsidR="001B5BD5" w:rsidRPr="00866581">
        <w:rPr>
          <w:rFonts w:ascii="Arial" w:eastAsia="Times New Roman" w:hAnsi="Arial" w:cs="Arial"/>
          <w:b/>
          <w:color w:val="44546A" w:themeColor="text2"/>
          <w:sz w:val="22"/>
          <w:lang w:eastAsia="en-US"/>
        </w:rPr>
        <w:t>Fig 1E</w:t>
      </w:r>
      <w:r w:rsidR="009F7D9E" w:rsidRPr="00866581">
        <w:rPr>
          <w:rFonts w:ascii="Arial" w:hAnsi="Arial" w:cs="Arial"/>
          <w:color w:val="000000" w:themeColor="text1"/>
          <w:sz w:val="22"/>
        </w:rPr>
        <w:t>, P &lt; 2.2x1</w:t>
      </w:r>
      <w:r w:rsidR="009F7D9E" w:rsidRPr="00B14DE8">
        <w:rPr>
          <w:rFonts w:ascii="Arial" w:hAnsi="Arial" w:cs="Arial"/>
          <w:color w:val="000000" w:themeColor="text1"/>
          <w:sz w:val="22"/>
        </w:rPr>
        <w:t>0</w:t>
      </w:r>
      <w:r w:rsidR="009F7D9E" w:rsidRPr="00B14DE8">
        <w:rPr>
          <w:rFonts w:ascii="Arial" w:hAnsi="Arial" w:cs="Arial"/>
          <w:color w:val="000000" w:themeColor="text1"/>
          <w:sz w:val="22"/>
          <w:vertAlign w:val="superscript"/>
        </w:rPr>
        <w:t>-16</w:t>
      </w:r>
      <w:r w:rsidR="009F7D9E" w:rsidRPr="0020681E">
        <w:rPr>
          <w:rFonts w:ascii="Arial" w:hAnsi="Arial" w:cs="Arial"/>
          <w:sz w:val="22"/>
        </w:rPr>
        <w:t xml:space="preserve">, </w:t>
      </w:r>
      <w:r w:rsidR="009F7D9E" w:rsidRPr="00B14DE8">
        <w:rPr>
          <w:rFonts w:ascii="Arial" w:hAnsi="Arial" w:cs="Arial"/>
          <w:sz w:val="22"/>
        </w:rPr>
        <w:t xml:space="preserve">Fisher’s </w:t>
      </w:r>
      <w:r w:rsidR="009F7D9E" w:rsidRPr="0020681E">
        <w:rPr>
          <w:rFonts w:ascii="Arial" w:hAnsi="Arial" w:cs="Arial"/>
          <w:sz w:val="22"/>
        </w:rPr>
        <w:t>exact test</w:t>
      </w:r>
      <w:r w:rsidR="009F7D9E" w:rsidRPr="00B14DE8">
        <w:rPr>
          <w:rFonts w:ascii="Arial" w:hAnsi="Arial" w:cs="Arial"/>
          <w:color w:val="000000" w:themeColor="text1"/>
          <w:sz w:val="22"/>
        </w:rPr>
        <w:t>).</w:t>
      </w:r>
      <w:r w:rsidR="001B5BD5">
        <w:rPr>
          <w:rFonts w:ascii="Arial" w:hAnsi="Arial" w:cs="Arial"/>
          <w:color w:val="000000" w:themeColor="text1"/>
          <w:sz w:val="22"/>
        </w:rPr>
        <w:t xml:space="preserve"> </w:t>
      </w:r>
    </w:p>
    <w:p w14:paraId="2B963759" w14:textId="5C7001E4" w:rsidR="00392C5D" w:rsidRPr="00251FB6" w:rsidRDefault="00A20889" w:rsidP="0020681E">
      <w:pPr>
        <w:spacing w:before="240"/>
        <w:ind w:firstLineChars="150" w:firstLine="330"/>
        <w:rPr>
          <w:rFonts w:ascii="Arial" w:hAnsi="Arial" w:cs="Arial"/>
          <w:sz w:val="22"/>
        </w:rPr>
      </w:pPr>
      <w:r w:rsidRPr="00D163A1">
        <w:rPr>
          <w:rFonts w:ascii="Arial" w:hAnsi="Arial" w:cs="Arial"/>
          <w:color w:val="000000" w:themeColor="text1"/>
          <w:sz w:val="22"/>
          <w:rPrChange w:id="170" w:author="Zhang Haikun" w:date="2019-12-19T16:41:00Z">
            <w:rPr>
              <w:rFonts w:ascii="Arial" w:hAnsi="Arial" w:cs="Arial"/>
              <w:color w:val="000000" w:themeColor="text1"/>
              <w:sz w:val="22"/>
              <w:highlight w:val="green"/>
            </w:rPr>
          </w:rPrChange>
        </w:rPr>
        <w:t xml:space="preserve">Although </w:t>
      </w:r>
      <w:r w:rsidR="00C95BFC" w:rsidRPr="00D163A1">
        <w:rPr>
          <w:rFonts w:ascii="Arial" w:hAnsi="Arial" w:cs="Arial"/>
          <w:color w:val="000000" w:themeColor="text1"/>
          <w:sz w:val="22"/>
          <w:rPrChange w:id="171" w:author="Zhang Haikun" w:date="2019-12-19T16:41:00Z">
            <w:rPr>
              <w:rFonts w:ascii="Arial" w:hAnsi="Arial" w:cs="Arial"/>
              <w:color w:val="000000" w:themeColor="text1"/>
              <w:sz w:val="22"/>
              <w:highlight w:val="green"/>
            </w:rPr>
          </w:rPrChange>
        </w:rPr>
        <w:t>c</w:t>
      </w:r>
      <w:r w:rsidR="00407589" w:rsidRPr="00D163A1">
        <w:rPr>
          <w:rFonts w:ascii="Arial" w:hAnsi="Arial" w:cs="Arial"/>
          <w:color w:val="000000" w:themeColor="text1"/>
          <w:sz w:val="22"/>
          <w:rPrChange w:id="172" w:author="Zhang Haikun" w:date="2019-12-19T16:41:00Z">
            <w:rPr>
              <w:rFonts w:ascii="Arial" w:hAnsi="Arial" w:cs="Arial"/>
              <w:color w:val="000000" w:themeColor="text1"/>
              <w:sz w:val="22"/>
              <w:highlight w:val="green"/>
            </w:rPr>
          </w:rPrChange>
        </w:rPr>
        <w:t xml:space="preserve">ell-free DNA were </w:t>
      </w:r>
      <w:r w:rsidR="00C95BFC" w:rsidRPr="00D163A1">
        <w:rPr>
          <w:rFonts w:ascii="Arial" w:hAnsi="Arial" w:cs="Arial"/>
          <w:color w:val="000000" w:themeColor="text1"/>
          <w:sz w:val="22"/>
          <w:rPrChange w:id="173" w:author="Zhang Haikun" w:date="2019-12-19T16:41:00Z">
            <w:rPr>
              <w:rFonts w:ascii="Arial" w:hAnsi="Arial" w:cs="Arial"/>
              <w:color w:val="000000" w:themeColor="text1"/>
              <w:sz w:val="22"/>
              <w:highlight w:val="green"/>
            </w:rPr>
          </w:rPrChange>
        </w:rPr>
        <w:t xml:space="preserve">observed to be more </w:t>
      </w:r>
      <w:r w:rsidRPr="00D163A1">
        <w:rPr>
          <w:rFonts w:ascii="Arial" w:hAnsi="Arial" w:cs="Arial"/>
          <w:color w:val="000000" w:themeColor="text1"/>
          <w:sz w:val="22"/>
          <w:rPrChange w:id="174" w:author="Zhang Haikun" w:date="2019-12-19T16:41:00Z">
            <w:rPr>
              <w:rFonts w:ascii="Arial" w:hAnsi="Arial" w:cs="Arial"/>
              <w:color w:val="000000" w:themeColor="text1"/>
              <w:sz w:val="22"/>
              <w:highlight w:val="green"/>
            </w:rPr>
          </w:rPrChange>
        </w:rPr>
        <w:t xml:space="preserve">likely </w:t>
      </w:r>
      <w:r w:rsidR="00C95BFC" w:rsidRPr="00D163A1">
        <w:rPr>
          <w:rFonts w:ascii="Arial" w:hAnsi="Arial" w:cs="Arial"/>
          <w:color w:val="000000" w:themeColor="text1"/>
          <w:sz w:val="22"/>
          <w:rPrChange w:id="175" w:author="Zhang Haikun" w:date="2019-12-19T16:41:00Z">
            <w:rPr>
              <w:rFonts w:ascii="Arial" w:hAnsi="Arial" w:cs="Arial"/>
              <w:color w:val="000000" w:themeColor="text1"/>
              <w:sz w:val="22"/>
              <w:highlight w:val="green"/>
            </w:rPr>
          </w:rPrChange>
        </w:rPr>
        <w:t>t</w:t>
      </w:r>
      <w:r w:rsidRPr="00D163A1">
        <w:rPr>
          <w:rFonts w:ascii="Arial" w:hAnsi="Arial" w:cs="Arial"/>
          <w:color w:val="000000" w:themeColor="text1"/>
          <w:sz w:val="22"/>
          <w:rPrChange w:id="176" w:author="Zhang Haikun" w:date="2019-12-19T16:41:00Z">
            <w:rPr>
              <w:rFonts w:ascii="Arial" w:hAnsi="Arial" w:cs="Arial"/>
              <w:color w:val="000000" w:themeColor="text1"/>
              <w:sz w:val="22"/>
              <w:highlight w:val="green"/>
            </w:rPr>
          </w:rPrChange>
        </w:rPr>
        <w:t xml:space="preserve">o </w:t>
      </w:r>
      <w:r w:rsidR="00573048" w:rsidRPr="00D163A1">
        <w:rPr>
          <w:rFonts w:ascii="Arial" w:hAnsi="Arial" w:cs="Arial"/>
          <w:color w:val="000000" w:themeColor="text1"/>
          <w:sz w:val="22"/>
          <w:rPrChange w:id="177" w:author="Zhang Haikun" w:date="2019-12-19T16:41:00Z">
            <w:rPr>
              <w:rFonts w:ascii="Arial" w:hAnsi="Arial" w:cs="Arial"/>
              <w:color w:val="000000" w:themeColor="text1"/>
              <w:sz w:val="22"/>
              <w:highlight w:val="green"/>
            </w:rPr>
          </w:rPrChange>
        </w:rPr>
        <w:t xml:space="preserve">locate at </w:t>
      </w:r>
      <w:r w:rsidR="00407589" w:rsidRPr="00D163A1">
        <w:rPr>
          <w:rFonts w:ascii="Arial" w:hAnsi="Arial" w:cs="Arial"/>
          <w:color w:val="000000" w:themeColor="text1"/>
          <w:sz w:val="22"/>
          <w:rPrChange w:id="178" w:author="Zhang Haikun" w:date="2019-12-19T16:41:00Z">
            <w:rPr>
              <w:rFonts w:ascii="Arial" w:hAnsi="Arial" w:cs="Arial"/>
              <w:color w:val="000000" w:themeColor="text1"/>
              <w:sz w:val="22"/>
              <w:highlight w:val="green"/>
            </w:rPr>
          </w:rPrChange>
        </w:rPr>
        <w:t>HBV integration sites (</w:t>
      </w:r>
      <w:r w:rsidR="00407589" w:rsidRPr="00D163A1">
        <w:rPr>
          <w:rFonts w:ascii="Arial" w:eastAsia="Times New Roman" w:hAnsi="Arial" w:cs="Arial"/>
          <w:b/>
          <w:color w:val="44546A" w:themeColor="text2"/>
          <w:sz w:val="22"/>
          <w:lang w:eastAsia="en-US"/>
          <w:rPrChange w:id="179" w:author="Zhang Haikun" w:date="2019-12-19T16:41:00Z">
            <w:rPr>
              <w:rFonts w:ascii="Arial" w:eastAsia="Times New Roman" w:hAnsi="Arial" w:cs="Arial"/>
              <w:b/>
              <w:color w:val="44546A" w:themeColor="text2"/>
              <w:sz w:val="22"/>
              <w:highlight w:val="green"/>
              <w:lang w:eastAsia="en-US"/>
            </w:rPr>
          </w:rPrChange>
        </w:rPr>
        <w:t>Fig 1A</w:t>
      </w:r>
      <w:r w:rsidR="00407589" w:rsidRPr="00D163A1">
        <w:rPr>
          <w:rFonts w:ascii="Arial" w:hAnsi="Arial" w:cs="Arial"/>
          <w:sz w:val="22"/>
          <w:rPrChange w:id="180" w:author="Zhang Haikun" w:date="2019-12-19T16:41:00Z">
            <w:rPr>
              <w:rFonts w:ascii="Arial" w:hAnsi="Arial" w:cs="Arial"/>
              <w:sz w:val="22"/>
              <w:highlight w:val="green"/>
            </w:rPr>
          </w:rPrChange>
        </w:rPr>
        <w:t>, Fisher’s exact test</w:t>
      </w:r>
      <w:r w:rsidR="00407589" w:rsidRPr="00D163A1">
        <w:rPr>
          <w:rFonts w:ascii="Arial" w:hAnsi="Arial" w:cs="Arial"/>
          <w:color w:val="000000" w:themeColor="text1"/>
          <w:sz w:val="22"/>
          <w:rPrChange w:id="181" w:author="Zhang Haikun" w:date="2019-12-19T16:41:00Z">
            <w:rPr>
              <w:rFonts w:ascii="Arial" w:hAnsi="Arial" w:cs="Arial"/>
              <w:color w:val="000000" w:themeColor="text1"/>
              <w:sz w:val="22"/>
              <w:highlight w:val="green"/>
            </w:rPr>
          </w:rPrChange>
        </w:rPr>
        <w:t>)</w:t>
      </w:r>
      <w:r w:rsidR="0088508E" w:rsidRPr="00D163A1">
        <w:rPr>
          <w:rFonts w:ascii="Arial" w:hAnsi="Arial" w:cs="Arial"/>
          <w:color w:val="000000" w:themeColor="text1"/>
          <w:sz w:val="22"/>
          <w:rPrChange w:id="182" w:author="Zhang Haikun" w:date="2019-12-19T16:41:00Z">
            <w:rPr>
              <w:rFonts w:ascii="Arial" w:hAnsi="Arial" w:cs="Arial"/>
              <w:color w:val="000000" w:themeColor="text1"/>
              <w:sz w:val="22"/>
              <w:highlight w:val="green"/>
            </w:rPr>
          </w:rPrChange>
        </w:rPr>
        <w:t>,</w:t>
      </w:r>
      <w:r w:rsidR="00E64C5D" w:rsidRPr="00D163A1">
        <w:rPr>
          <w:rFonts w:ascii="Arial" w:hAnsi="Arial" w:cs="Arial"/>
          <w:color w:val="000000" w:themeColor="text1"/>
          <w:sz w:val="22"/>
          <w:rPrChange w:id="183" w:author="Zhang Haikun" w:date="2019-12-19T16:41:00Z">
            <w:rPr>
              <w:rFonts w:ascii="Arial" w:hAnsi="Arial" w:cs="Arial"/>
              <w:color w:val="000000" w:themeColor="text1"/>
              <w:sz w:val="22"/>
              <w:highlight w:val="green"/>
            </w:rPr>
          </w:rPrChange>
        </w:rPr>
        <w:t xml:space="preserve"> DMCs </w:t>
      </w:r>
      <w:r w:rsidR="00C95BFC" w:rsidRPr="00D163A1">
        <w:rPr>
          <w:rFonts w:ascii="Arial" w:hAnsi="Arial" w:cs="Arial"/>
          <w:color w:val="000000" w:themeColor="text1"/>
          <w:sz w:val="22"/>
          <w:rPrChange w:id="184" w:author="Zhang Haikun" w:date="2019-12-19T16:41:00Z">
            <w:rPr>
              <w:rFonts w:ascii="Arial" w:hAnsi="Arial" w:cs="Arial"/>
              <w:color w:val="000000" w:themeColor="text1"/>
              <w:sz w:val="22"/>
              <w:highlight w:val="green"/>
            </w:rPr>
          </w:rPrChange>
        </w:rPr>
        <w:t xml:space="preserve">have higher </w:t>
      </w:r>
      <w:r w:rsidR="00E64C5D" w:rsidRPr="00D163A1">
        <w:rPr>
          <w:rFonts w:ascii="Arial" w:hAnsi="Arial" w:cs="Arial"/>
          <w:color w:val="000000" w:themeColor="text1"/>
          <w:sz w:val="22"/>
          <w:rPrChange w:id="185" w:author="Zhang Haikun" w:date="2019-12-19T16:41:00Z">
            <w:rPr>
              <w:rFonts w:ascii="Arial" w:hAnsi="Arial" w:cs="Arial"/>
              <w:color w:val="000000" w:themeColor="text1"/>
              <w:sz w:val="22"/>
              <w:highlight w:val="green"/>
            </w:rPr>
          </w:rPrChange>
        </w:rPr>
        <w:t>enrich</w:t>
      </w:r>
      <w:r w:rsidR="00D449F5" w:rsidRPr="00D163A1">
        <w:rPr>
          <w:rFonts w:ascii="Arial" w:hAnsi="Arial" w:cs="Arial"/>
          <w:color w:val="000000" w:themeColor="text1"/>
          <w:sz w:val="22"/>
          <w:rPrChange w:id="186" w:author="Zhang Haikun" w:date="2019-12-19T16:41:00Z">
            <w:rPr>
              <w:rFonts w:ascii="Arial" w:hAnsi="Arial" w:cs="Arial"/>
              <w:color w:val="000000" w:themeColor="text1"/>
              <w:sz w:val="22"/>
              <w:highlight w:val="green"/>
            </w:rPr>
          </w:rPrChange>
        </w:rPr>
        <w:t>ment</w:t>
      </w:r>
      <w:r w:rsidR="00E64C5D" w:rsidRPr="00D163A1">
        <w:rPr>
          <w:rFonts w:ascii="Arial" w:hAnsi="Arial" w:cs="Arial"/>
          <w:color w:val="000000" w:themeColor="text1"/>
          <w:sz w:val="22"/>
          <w:rPrChange w:id="187" w:author="Zhang Haikun" w:date="2019-12-19T16:41:00Z">
            <w:rPr>
              <w:rFonts w:ascii="Arial" w:hAnsi="Arial" w:cs="Arial"/>
              <w:color w:val="000000" w:themeColor="text1"/>
              <w:sz w:val="22"/>
              <w:highlight w:val="green"/>
            </w:rPr>
          </w:rPrChange>
        </w:rPr>
        <w:t xml:space="preserve"> in HBV integration sites compared to </w:t>
      </w:r>
      <w:r w:rsidR="00C95BFC" w:rsidRPr="00D163A1">
        <w:rPr>
          <w:rFonts w:ascii="Arial" w:hAnsi="Arial" w:cs="Arial"/>
          <w:color w:val="000000" w:themeColor="text1"/>
          <w:sz w:val="22"/>
          <w:rPrChange w:id="188" w:author="Zhang Haikun" w:date="2019-12-19T16:41:00Z">
            <w:rPr>
              <w:rFonts w:ascii="Arial" w:hAnsi="Arial" w:cs="Arial"/>
              <w:color w:val="000000" w:themeColor="text1"/>
              <w:sz w:val="22"/>
              <w:highlight w:val="green"/>
            </w:rPr>
          </w:rPrChange>
        </w:rPr>
        <w:t>the whole cfDNA background</w:t>
      </w:r>
      <w:r w:rsidR="00E64C5D" w:rsidRPr="00D163A1">
        <w:rPr>
          <w:rFonts w:ascii="Arial" w:hAnsi="Arial" w:cs="Arial"/>
          <w:color w:val="000000" w:themeColor="text1"/>
          <w:sz w:val="22"/>
          <w:rPrChange w:id="189" w:author="Zhang Haikun" w:date="2019-12-19T16:41:00Z">
            <w:rPr>
              <w:rFonts w:ascii="Arial" w:hAnsi="Arial" w:cs="Arial"/>
              <w:color w:val="000000" w:themeColor="text1"/>
              <w:sz w:val="22"/>
              <w:highlight w:val="green"/>
            </w:rPr>
          </w:rPrChange>
        </w:rPr>
        <w:t xml:space="preserve"> (</w:t>
      </w:r>
      <w:r w:rsidR="00E64C5D" w:rsidRPr="00D163A1">
        <w:rPr>
          <w:rFonts w:ascii="Arial" w:eastAsia="Times New Roman" w:hAnsi="Arial" w:cs="Arial"/>
          <w:b/>
          <w:color w:val="44546A" w:themeColor="text2"/>
          <w:sz w:val="22"/>
          <w:lang w:eastAsia="en-US"/>
          <w:rPrChange w:id="190" w:author="Zhang Haikun" w:date="2019-12-19T16:41:00Z">
            <w:rPr>
              <w:rFonts w:ascii="Arial" w:eastAsia="Times New Roman" w:hAnsi="Arial" w:cs="Arial"/>
              <w:b/>
              <w:color w:val="44546A" w:themeColor="text2"/>
              <w:sz w:val="22"/>
              <w:highlight w:val="green"/>
              <w:lang w:eastAsia="en-US"/>
            </w:rPr>
          </w:rPrChange>
        </w:rPr>
        <w:t>Fig 1A</w:t>
      </w:r>
      <w:r w:rsidR="00E64C5D" w:rsidRPr="00D163A1">
        <w:rPr>
          <w:rFonts w:ascii="Arial" w:hAnsi="Arial" w:cs="Arial"/>
          <w:sz w:val="22"/>
          <w:rPrChange w:id="191" w:author="Zhang Haikun" w:date="2019-12-19T16:41:00Z">
            <w:rPr>
              <w:rFonts w:ascii="Arial" w:hAnsi="Arial" w:cs="Arial"/>
              <w:sz w:val="22"/>
              <w:highlight w:val="green"/>
            </w:rPr>
          </w:rPrChange>
        </w:rPr>
        <w:t>;</w:t>
      </w:r>
      <w:r w:rsidR="00E64C5D" w:rsidRPr="00D163A1">
        <w:rPr>
          <w:rFonts w:ascii="Arial" w:eastAsia="Times New Roman" w:hAnsi="Arial" w:cs="Arial"/>
          <w:b/>
          <w:color w:val="44546A" w:themeColor="text2"/>
          <w:sz w:val="22"/>
          <w:lang w:eastAsia="en-US"/>
          <w:rPrChange w:id="192" w:author="Zhang Haikun" w:date="2019-12-19T16:41:00Z">
            <w:rPr>
              <w:rFonts w:ascii="Arial" w:eastAsia="Times New Roman" w:hAnsi="Arial" w:cs="Arial"/>
              <w:b/>
              <w:color w:val="44546A" w:themeColor="text2"/>
              <w:sz w:val="22"/>
              <w:highlight w:val="green"/>
              <w:lang w:eastAsia="en-US"/>
            </w:rPr>
          </w:rPrChange>
        </w:rPr>
        <w:t xml:space="preserve"> Fig 1E</w:t>
      </w:r>
      <w:r w:rsidR="00E64C5D" w:rsidRPr="00D163A1">
        <w:rPr>
          <w:rFonts w:ascii="Arial" w:hAnsi="Arial" w:cs="Arial"/>
          <w:color w:val="000000" w:themeColor="text1"/>
          <w:sz w:val="22"/>
          <w:rPrChange w:id="193" w:author="Zhang Haikun" w:date="2019-12-19T16:41:00Z">
            <w:rPr>
              <w:rFonts w:ascii="Arial" w:hAnsi="Arial" w:cs="Arial"/>
              <w:color w:val="000000" w:themeColor="text1"/>
              <w:sz w:val="22"/>
              <w:highlight w:val="green"/>
            </w:rPr>
          </w:rPrChange>
        </w:rPr>
        <w:t>).</w:t>
      </w:r>
      <w:r w:rsidR="006776B8" w:rsidRPr="00D163A1">
        <w:rPr>
          <w:rFonts w:ascii="Arial" w:hAnsi="Arial" w:cs="Arial"/>
          <w:color w:val="000000" w:themeColor="text1"/>
          <w:sz w:val="22"/>
        </w:rPr>
        <w:t xml:space="preserve"> </w:t>
      </w:r>
      <w:r w:rsidR="00DC247C" w:rsidRPr="00D163A1">
        <w:rPr>
          <w:rFonts w:ascii="Arial" w:hAnsi="Arial" w:cs="Arial"/>
          <w:sz w:val="22"/>
        </w:rPr>
        <w:t>Wit</w:t>
      </w:r>
      <w:r w:rsidR="00DC247C" w:rsidRPr="00F171DF">
        <w:rPr>
          <w:rFonts w:ascii="Arial" w:hAnsi="Arial" w:cs="Arial"/>
          <w:sz w:val="22"/>
        </w:rPr>
        <w:t>h above findin</w:t>
      </w:r>
      <w:r w:rsidR="00DC247C" w:rsidRPr="005E5C0C">
        <w:rPr>
          <w:rFonts w:ascii="Arial" w:hAnsi="Arial" w:cs="Arial"/>
          <w:sz w:val="22"/>
        </w:rPr>
        <w:t xml:space="preserve">gs, we </w:t>
      </w:r>
      <w:r w:rsidR="003973A7">
        <w:rPr>
          <w:rFonts w:ascii="Arial" w:hAnsi="Arial" w:cs="Arial"/>
          <w:sz w:val="22"/>
        </w:rPr>
        <w:t xml:space="preserve">further exmamined </w:t>
      </w:r>
      <w:r w:rsidR="00DC247C" w:rsidRPr="005E5C0C">
        <w:rPr>
          <w:rFonts w:ascii="Arial" w:hAnsi="Arial" w:cs="Arial"/>
          <w:sz w:val="22"/>
        </w:rPr>
        <w:t xml:space="preserve">whether DNA methylation </w:t>
      </w:r>
      <w:r w:rsidR="003973A7">
        <w:rPr>
          <w:rFonts w:ascii="Arial" w:hAnsi="Arial" w:cs="Arial"/>
          <w:sz w:val="22"/>
        </w:rPr>
        <w:t xml:space="preserve">levels </w:t>
      </w:r>
      <w:r w:rsidR="00615A92" w:rsidRPr="005E5C0C">
        <w:rPr>
          <w:rFonts w:ascii="Arial" w:hAnsi="Arial" w:cs="Arial" w:hint="eastAsia"/>
          <w:sz w:val="22"/>
        </w:rPr>
        <w:t>around</w:t>
      </w:r>
      <w:r w:rsidR="00DC247C" w:rsidRPr="005E5C0C">
        <w:rPr>
          <w:rFonts w:ascii="Arial" w:hAnsi="Arial" w:cs="Arial"/>
          <w:sz w:val="22"/>
        </w:rPr>
        <w:t xml:space="preserve"> HBV integration regions could </w:t>
      </w:r>
      <w:r w:rsidR="003973A7">
        <w:rPr>
          <w:rFonts w:ascii="Arial" w:hAnsi="Arial" w:cs="Arial"/>
          <w:sz w:val="22"/>
        </w:rPr>
        <w:t>represent</w:t>
      </w:r>
      <w:r w:rsidR="003973A7" w:rsidRPr="005E5C0C">
        <w:rPr>
          <w:rFonts w:ascii="Arial" w:hAnsi="Arial" w:cs="Arial"/>
          <w:sz w:val="22"/>
        </w:rPr>
        <w:t xml:space="preserve"> </w:t>
      </w:r>
      <w:r w:rsidR="00DC247C" w:rsidRPr="005E5C0C">
        <w:rPr>
          <w:rFonts w:ascii="Arial" w:hAnsi="Arial" w:cs="Arial"/>
          <w:sz w:val="22"/>
        </w:rPr>
        <w:t>t</w:t>
      </w:r>
      <w:r w:rsidR="006C45CF" w:rsidRPr="005E5C0C">
        <w:rPr>
          <w:rFonts w:ascii="Arial" w:hAnsi="Arial" w:cs="Arial"/>
          <w:sz w:val="22"/>
        </w:rPr>
        <w:t xml:space="preserve">he hypo-methylation </w:t>
      </w:r>
      <w:r w:rsidR="003973A7">
        <w:rPr>
          <w:rFonts w:ascii="Arial" w:hAnsi="Arial" w:cs="Arial"/>
          <w:sz w:val="22"/>
        </w:rPr>
        <w:t>of HCC genome</w:t>
      </w:r>
      <w:r w:rsidR="00DC247C" w:rsidRPr="005E5C0C">
        <w:rPr>
          <w:rFonts w:ascii="Arial" w:hAnsi="Arial" w:cs="Arial"/>
          <w:sz w:val="22"/>
        </w:rPr>
        <w:t xml:space="preserve"> and </w:t>
      </w:r>
      <w:r w:rsidR="003973A7">
        <w:rPr>
          <w:rFonts w:ascii="Arial" w:hAnsi="Arial" w:cs="Arial"/>
          <w:sz w:val="22"/>
        </w:rPr>
        <w:t>be used in optimization of</w:t>
      </w:r>
      <w:r w:rsidR="00DC247C" w:rsidRPr="005E5C0C">
        <w:rPr>
          <w:rFonts w:ascii="Arial" w:hAnsi="Arial" w:cs="Arial"/>
          <w:sz w:val="22"/>
        </w:rPr>
        <w:t xml:space="preserve"> prediction model</w:t>
      </w:r>
      <w:r w:rsidR="003973A7">
        <w:rPr>
          <w:rFonts w:ascii="Arial" w:hAnsi="Arial" w:cs="Arial"/>
          <w:sz w:val="22"/>
        </w:rPr>
        <w:t xml:space="preserve"> for HCC</w:t>
      </w:r>
      <w:r w:rsidR="00DC247C" w:rsidRPr="005E5C0C">
        <w:rPr>
          <w:rFonts w:ascii="Arial" w:hAnsi="Arial" w:cs="Arial"/>
          <w:sz w:val="22"/>
        </w:rPr>
        <w:t xml:space="preserve">. </w:t>
      </w:r>
      <w:r w:rsidR="0088508E">
        <w:rPr>
          <w:rFonts w:ascii="Arial" w:hAnsi="Arial" w:cs="Arial"/>
          <w:sz w:val="22"/>
        </w:rPr>
        <w:t xml:space="preserve">In </w:t>
      </w:r>
      <w:r w:rsidR="00FF2F3A" w:rsidRPr="005E5C0C">
        <w:rPr>
          <w:rFonts w:ascii="Arial" w:hAnsi="Arial" w:cs="Arial"/>
          <w:sz w:val="22"/>
        </w:rPr>
        <w:t>HCC tumor</w:t>
      </w:r>
      <w:r w:rsidR="0088508E">
        <w:rPr>
          <w:rFonts w:ascii="Arial" w:hAnsi="Arial" w:cs="Arial"/>
          <w:sz w:val="22"/>
        </w:rPr>
        <w:t xml:space="preserve"> tissues</w:t>
      </w:r>
      <w:r w:rsidR="00FF2F3A" w:rsidRPr="005E5C0C">
        <w:rPr>
          <w:rFonts w:ascii="Arial" w:hAnsi="Arial" w:cs="Arial"/>
          <w:sz w:val="22"/>
        </w:rPr>
        <w:t xml:space="preserve"> and </w:t>
      </w:r>
      <w:r w:rsidR="00B27BED" w:rsidRPr="005E5C0C">
        <w:rPr>
          <w:rFonts w:ascii="Arial" w:hAnsi="Arial" w:cs="Arial" w:hint="eastAsia"/>
          <w:sz w:val="22"/>
        </w:rPr>
        <w:t>paired</w:t>
      </w:r>
      <w:r w:rsidR="00B27BED" w:rsidRPr="005E5C0C">
        <w:rPr>
          <w:rFonts w:ascii="Arial" w:hAnsi="Arial" w:cs="Arial"/>
          <w:sz w:val="22"/>
        </w:rPr>
        <w:t xml:space="preserve"> buffy coat sample</w:t>
      </w:r>
      <w:r w:rsidR="003973A7">
        <w:rPr>
          <w:rFonts w:ascii="Arial" w:hAnsi="Arial" w:cs="Arial"/>
          <w:sz w:val="22"/>
        </w:rPr>
        <w:t>s</w:t>
      </w:r>
      <w:r w:rsidR="00FF2F3A" w:rsidRPr="005E5C0C">
        <w:rPr>
          <w:rFonts w:ascii="Arial" w:hAnsi="Arial" w:cs="Arial"/>
          <w:sz w:val="22"/>
        </w:rPr>
        <w:t xml:space="preserve"> </w:t>
      </w:r>
      <w:r w:rsidR="003973A7">
        <w:rPr>
          <w:rFonts w:ascii="Arial" w:hAnsi="Arial" w:cs="Arial"/>
          <w:sz w:val="22"/>
        </w:rPr>
        <w:t>in a previous study</w:t>
      </w:r>
      <w:r w:rsidR="00CF395B" w:rsidRPr="005E5C0C">
        <w:rPr>
          <w:rFonts w:ascii="Arial" w:hAnsi="Arial" w:cs="Arial"/>
          <w:sz w:val="22"/>
        </w:rPr>
        <w:t xml:space="preserve"> </w:t>
      </w:r>
      <w:r w:rsidR="0088508E" w:rsidRPr="005E5C0C">
        <w:rPr>
          <w:rFonts w:ascii="Arial" w:hAnsi="Arial" w:cs="Arial"/>
          <w:sz w:val="22"/>
        </w:rPr>
        <w:fldChar w:fldCharType="begin">
          <w:fldData xml:space="preserve">PEVuZE5vdGU+PENpdGU+PEF1dGhvcj5DaGFuPC9BdXRob3I+PFllYXI+MjAxMzwvWWVhcj48UmVj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</w:fldData>
        </w:fldChar>
      </w:r>
      <w:r w:rsidR="0088508E">
        <w:rPr>
          <w:rFonts w:ascii="Arial" w:hAnsi="Arial" w:cs="Arial"/>
          <w:sz w:val="22"/>
        </w:rPr>
        <w:instrText xml:space="preserve"> ADDIN EN.CITE </w:instrText>
      </w:r>
      <w:r w:rsidR="0088508E">
        <w:rPr>
          <w:rFonts w:ascii="Arial" w:hAnsi="Arial" w:cs="Arial"/>
          <w:sz w:val="22"/>
        </w:rPr>
        <w:fldChar w:fldCharType="begin">
          <w:fldData xml:space="preserve">PEVuZE5vdGU+PENpdGU+PEF1dGhvcj5DaGFuPC9BdXRob3I+PFllYXI+MjAxMzwvWWVhcj48UmVj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</w:fldData>
        </w:fldChar>
      </w:r>
      <w:r w:rsidR="0088508E">
        <w:rPr>
          <w:rFonts w:ascii="Arial" w:hAnsi="Arial" w:cs="Arial"/>
          <w:sz w:val="22"/>
        </w:rPr>
        <w:instrText xml:space="preserve"> ADDIN EN.CITE.DATA </w:instrText>
      </w:r>
      <w:r w:rsidR="0088508E">
        <w:rPr>
          <w:rFonts w:ascii="Arial" w:hAnsi="Arial" w:cs="Arial"/>
          <w:sz w:val="22"/>
        </w:rPr>
      </w:r>
      <w:r w:rsidR="0088508E">
        <w:rPr>
          <w:rFonts w:ascii="Arial" w:hAnsi="Arial" w:cs="Arial"/>
          <w:sz w:val="22"/>
        </w:rPr>
        <w:fldChar w:fldCharType="end"/>
      </w:r>
      <w:r w:rsidR="0088508E" w:rsidRPr="005E5C0C">
        <w:rPr>
          <w:rFonts w:ascii="Arial" w:hAnsi="Arial" w:cs="Arial"/>
          <w:sz w:val="22"/>
        </w:rPr>
      </w:r>
      <w:r w:rsidR="0088508E" w:rsidRPr="005E5C0C">
        <w:rPr>
          <w:rFonts w:ascii="Arial" w:hAnsi="Arial" w:cs="Arial"/>
          <w:sz w:val="22"/>
        </w:rPr>
        <w:fldChar w:fldCharType="separate"/>
      </w:r>
      <w:r w:rsidR="0088508E">
        <w:rPr>
          <w:rFonts w:ascii="Arial" w:hAnsi="Arial" w:cs="Arial"/>
          <w:noProof/>
          <w:sz w:val="22"/>
        </w:rPr>
        <w:t>(25)</w:t>
      </w:r>
      <w:r w:rsidR="0088508E" w:rsidRPr="005E5C0C">
        <w:rPr>
          <w:rFonts w:ascii="Arial" w:hAnsi="Arial" w:cs="Arial"/>
          <w:sz w:val="22"/>
        </w:rPr>
        <w:fldChar w:fldCharType="end"/>
      </w:r>
      <w:r w:rsidR="0088508E">
        <w:rPr>
          <w:rFonts w:ascii="Arial" w:hAnsi="Arial" w:cs="Arial"/>
          <w:sz w:val="22"/>
        </w:rPr>
        <w:t>, t</w:t>
      </w:r>
      <w:r w:rsidR="00AA0B5D" w:rsidRPr="00DF4AC8">
        <w:rPr>
          <w:rFonts w:ascii="Arial" w:hAnsi="Arial" w:cs="Arial" w:hint="eastAsia"/>
          <w:sz w:val="22"/>
        </w:rPr>
        <w:t>h</w:t>
      </w:r>
      <w:r w:rsidR="00AA0B5D" w:rsidRPr="00DF4AC8">
        <w:rPr>
          <w:rFonts w:ascii="Arial" w:hAnsi="Arial" w:cs="Arial"/>
          <w:sz w:val="22"/>
        </w:rPr>
        <w:t xml:space="preserve">e </w:t>
      </w:r>
      <w:r w:rsidR="0088508E">
        <w:rPr>
          <w:rFonts w:ascii="Arial" w:hAnsi="Arial" w:cs="Arial"/>
          <w:sz w:val="22"/>
        </w:rPr>
        <w:t>hypo</w:t>
      </w:r>
      <w:r w:rsidR="00AA0B5D" w:rsidRPr="00DF4AC8">
        <w:rPr>
          <w:rFonts w:ascii="Arial" w:hAnsi="Arial" w:cs="Arial"/>
          <w:sz w:val="22"/>
        </w:rPr>
        <w:t xml:space="preserve">methalytion </w:t>
      </w:r>
      <w:r w:rsidR="00653C8A" w:rsidRPr="00DF4AC8">
        <w:rPr>
          <w:rFonts w:ascii="Arial" w:hAnsi="Arial" w:cs="Arial"/>
          <w:sz w:val="22"/>
        </w:rPr>
        <w:t>near the HBV intergration sites</w:t>
      </w:r>
      <w:r w:rsidR="00FE5872" w:rsidRPr="00DF4AC8">
        <w:rPr>
          <w:rFonts w:ascii="Arial" w:hAnsi="Arial" w:cs="Arial"/>
          <w:sz w:val="22"/>
        </w:rPr>
        <w:t xml:space="preserve"> </w:t>
      </w:r>
      <w:r w:rsidR="0088508E">
        <w:rPr>
          <w:rFonts w:ascii="Arial" w:hAnsi="Arial" w:cs="Arial"/>
          <w:sz w:val="22"/>
        </w:rPr>
        <w:t xml:space="preserve">were observed </w:t>
      </w:r>
      <w:r w:rsidR="00AA0B5D" w:rsidRPr="00DF4AC8">
        <w:rPr>
          <w:rFonts w:ascii="Arial" w:hAnsi="Arial" w:cs="Arial"/>
          <w:sz w:val="22"/>
        </w:rPr>
        <w:t xml:space="preserve">in </w:t>
      </w:r>
      <w:r w:rsidR="0082363D" w:rsidRPr="00DF4AC8">
        <w:rPr>
          <w:rFonts w:ascii="Arial" w:hAnsi="Arial" w:cs="Arial"/>
          <w:sz w:val="22"/>
        </w:rPr>
        <w:t>both tumor and buffy coat,</w:t>
      </w:r>
      <w:r w:rsidR="0088508E">
        <w:rPr>
          <w:rFonts w:ascii="Arial" w:hAnsi="Arial" w:cs="Arial"/>
          <w:sz w:val="22"/>
        </w:rPr>
        <w:t xml:space="preserve"> and the </w:t>
      </w:r>
      <w:r w:rsidR="00177F17">
        <w:rPr>
          <w:rFonts w:ascii="Arial" w:hAnsi="Arial" w:cs="Arial"/>
          <w:sz w:val="22"/>
        </w:rPr>
        <w:t xml:space="preserve">closer to integration sites, the lower </w:t>
      </w:r>
      <w:r w:rsidR="0088508E">
        <w:rPr>
          <w:rFonts w:ascii="Arial" w:hAnsi="Arial" w:cs="Arial" w:hint="eastAsia"/>
          <w:sz w:val="22"/>
        </w:rPr>
        <w:t>m</w:t>
      </w:r>
      <w:r w:rsidR="0088508E">
        <w:rPr>
          <w:rFonts w:ascii="Arial" w:hAnsi="Arial" w:cs="Arial"/>
          <w:sz w:val="22"/>
        </w:rPr>
        <w:t>ethylation levels</w:t>
      </w:r>
      <w:r w:rsidR="00177F17">
        <w:rPr>
          <w:rFonts w:ascii="Arial" w:hAnsi="Arial" w:cs="Arial"/>
          <w:sz w:val="22"/>
        </w:rPr>
        <w:t xml:space="preserve">. </w:t>
      </w:r>
      <w:r w:rsidR="00F916A3">
        <w:rPr>
          <w:rFonts w:ascii="Arial" w:hAnsi="Arial" w:cs="Arial"/>
          <w:sz w:val="22"/>
        </w:rPr>
        <w:t>M</w:t>
      </w:r>
      <w:r w:rsidR="00177F17">
        <w:rPr>
          <w:rFonts w:ascii="Arial" w:hAnsi="Arial" w:cs="Arial"/>
          <w:sz w:val="22"/>
        </w:rPr>
        <w:t>ethylation</w:t>
      </w:r>
      <w:r w:rsidR="005F77F5" w:rsidRPr="00DF4AC8">
        <w:rPr>
          <w:rFonts w:ascii="Arial" w:hAnsi="Arial" w:cs="Arial"/>
          <w:sz w:val="22"/>
        </w:rPr>
        <w:t xml:space="preserve"> levels</w:t>
      </w:r>
      <w:r w:rsidR="0082363D" w:rsidRPr="00DF4AC8">
        <w:rPr>
          <w:rFonts w:ascii="Arial" w:hAnsi="Arial" w:cs="Arial"/>
          <w:sz w:val="22"/>
        </w:rPr>
        <w:t xml:space="preserve"> </w:t>
      </w:r>
      <w:r w:rsidR="005F77F5" w:rsidRPr="00DF4AC8">
        <w:rPr>
          <w:rFonts w:ascii="Arial" w:hAnsi="Arial" w:cs="Arial"/>
          <w:sz w:val="22"/>
        </w:rPr>
        <w:t>were further reduced</w:t>
      </w:r>
      <w:r w:rsidR="0082363D" w:rsidRPr="00DF4AC8">
        <w:rPr>
          <w:rFonts w:ascii="Arial" w:hAnsi="Arial" w:cs="Arial"/>
          <w:sz w:val="22"/>
        </w:rPr>
        <w:t xml:space="preserve"> in </w:t>
      </w:r>
      <w:r w:rsidR="00AA0B5D" w:rsidRPr="00DF4AC8">
        <w:rPr>
          <w:rFonts w:ascii="Arial" w:hAnsi="Arial" w:cs="Arial"/>
          <w:sz w:val="22"/>
        </w:rPr>
        <w:t>tu</w:t>
      </w:r>
      <w:r w:rsidR="00A40720" w:rsidRPr="00DF4AC8">
        <w:rPr>
          <w:rFonts w:ascii="Arial" w:hAnsi="Arial" w:cs="Arial"/>
          <w:sz w:val="22"/>
        </w:rPr>
        <w:t>mor</w:t>
      </w:r>
      <w:r w:rsidR="00B27BED" w:rsidRPr="00DF4AC8">
        <w:rPr>
          <w:rFonts w:ascii="Arial" w:hAnsi="Arial" w:cs="Arial"/>
          <w:sz w:val="22"/>
        </w:rPr>
        <w:t xml:space="preserve"> tissue</w:t>
      </w:r>
      <w:r w:rsidR="00F916A3">
        <w:rPr>
          <w:rFonts w:ascii="Arial" w:hAnsi="Arial" w:cs="Arial"/>
          <w:sz w:val="22"/>
        </w:rPr>
        <w:t>, especially within 100bp region near th</w:t>
      </w:r>
      <w:r w:rsidR="00F916A3" w:rsidRPr="0031377B">
        <w:rPr>
          <w:rFonts w:ascii="Arial" w:hAnsi="Arial" w:cs="Arial"/>
          <w:sz w:val="22"/>
        </w:rPr>
        <w:t>ese sites</w:t>
      </w:r>
      <w:r w:rsidR="00F30D54" w:rsidRPr="0031377B">
        <w:rPr>
          <w:rFonts w:ascii="Arial" w:hAnsi="Arial" w:cs="Arial"/>
          <w:color w:val="000000" w:themeColor="text1"/>
          <w:sz w:val="22"/>
        </w:rPr>
        <w:t xml:space="preserve"> (</w:t>
      </w:r>
      <w:r w:rsidR="00F30D54" w:rsidRPr="0031377B">
        <w:rPr>
          <w:rFonts w:ascii="Arial" w:eastAsia="Times New Roman" w:hAnsi="Arial" w:cs="Arial"/>
          <w:b/>
          <w:color w:val="44546A" w:themeColor="text2"/>
          <w:sz w:val="22"/>
          <w:lang w:eastAsia="en-US"/>
        </w:rPr>
        <w:t>Fig 1F</w:t>
      </w:r>
      <w:r w:rsidR="003973A7" w:rsidRPr="0031377B">
        <w:rPr>
          <w:rFonts w:ascii="Arial" w:eastAsia="Times New Roman" w:hAnsi="Arial" w:cs="Arial"/>
          <w:b/>
          <w:color w:val="44546A" w:themeColor="text2"/>
          <w:sz w:val="22"/>
          <w:lang w:eastAsia="en-US"/>
        </w:rPr>
        <w:t xml:space="preserve"> and</w:t>
      </w:r>
      <w:r w:rsidR="00F30D54" w:rsidRPr="0031377B">
        <w:rPr>
          <w:rFonts w:ascii="Arial" w:eastAsia="Times New Roman" w:hAnsi="Arial" w:cs="Arial"/>
          <w:b/>
          <w:color w:val="44546A" w:themeColor="text2"/>
          <w:sz w:val="22"/>
          <w:lang w:eastAsia="en-US"/>
        </w:rPr>
        <w:t xml:space="preserve"> Fig</w:t>
      </w:r>
      <w:r w:rsidR="00F30D54" w:rsidRPr="005E5C0C">
        <w:rPr>
          <w:rFonts w:ascii="Arial" w:eastAsia="Times New Roman" w:hAnsi="Arial" w:cs="Arial"/>
          <w:b/>
          <w:color w:val="44546A" w:themeColor="text2"/>
          <w:sz w:val="22"/>
          <w:lang w:eastAsia="en-US"/>
        </w:rPr>
        <w:t xml:space="preserve"> S</w:t>
      </w:r>
      <w:r w:rsidR="00F30D54" w:rsidRPr="00DB0832">
        <w:rPr>
          <w:rFonts w:ascii="Arial" w:eastAsia="Times New Roman" w:hAnsi="Arial" w:cs="Arial"/>
          <w:b/>
          <w:color w:val="44546A" w:themeColor="text2"/>
          <w:sz w:val="22"/>
          <w:lang w:eastAsia="en-US"/>
        </w:rPr>
        <w:t>2</w:t>
      </w:r>
      <w:r w:rsidR="00F30D54" w:rsidRPr="00DB0832">
        <w:rPr>
          <w:rFonts w:ascii="Arial" w:hAnsi="Arial" w:cs="Arial"/>
          <w:color w:val="000000" w:themeColor="text1"/>
          <w:sz w:val="22"/>
        </w:rPr>
        <w:t>)</w:t>
      </w:r>
      <w:r w:rsidR="00FE5872" w:rsidRPr="00DB0832">
        <w:rPr>
          <w:rFonts w:ascii="Arial" w:hAnsi="Arial" w:cs="Arial"/>
          <w:sz w:val="22"/>
        </w:rPr>
        <w:t xml:space="preserve">. </w:t>
      </w:r>
      <w:r w:rsidR="00177F17" w:rsidRPr="00DB0832">
        <w:rPr>
          <w:rFonts w:ascii="Arial" w:hAnsi="Arial" w:cs="Arial"/>
          <w:color w:val="000000" w:themeColor="text1"/>
          <w:sz w:val="22"/>
          <w:rPrChange w:id="194" w:author="Zhang Haikun" w:date="2019-12-19T16:57:00Z">
            <w:rPr>
              <w:rFonts w:ascii="Arial" w:hAnsi="Arial" w:cs="Arial"/>
              <w:color w:val="000000" w:themeColor="text1"/>
              <w:sz w:val="22"/>
              <w:highlight w:val="green"/>
            </w:rPr>
          </w:rPrChange>
        </w:rPr>
        <w:t>W</w:t>
      </w:r>
      <w:r w:rsidR="00AA0B5D" w:rsidRPr="00DB0832">
        <w:rPr>
          <w:rFonts w:ascii="Arial" w:hAnsi="Arial" w:cs="Arial"/>
          <w:color w:val="000000" w:themeColor="text1"/>
          <w:sz w:val="22"/>
          <w:rPrChange w:id="195" w:author="Zhang Haikun" w:date="2019-12-19T16:57:00Z">
            <w:rPr>
              <w:rFonts w:ascii="Arial" w:hAnsi="Arial" w:cs="Arial"/>
              <w:color w:val="000000" w:themeColor="text1"/>
              <w:sz w:val="22"/>
              <w:highlight w:val="green"/>
            </w:rPr>
          </w:rPrChange>
        </w:rPr>
        <w:t xml:space="preserve">e </w:t>
      </w:r>
      <w:r w:rsidR="0020681E" w:rsidRPr="00DB0832">
        <w:rPr>
          <w:rFonts w:ascii="Arial" w:hAnsi="Arial" w:cs="Arial"/>
          <w:color w:val="000000" w:themeColor="text1"/>
          <w:sz w:val="22"/>
          <w:rPrChange w:id="196" w:author="Zhang Haikun" w:date="2019-12-19T16:57:00Z">
            <w:rPr>
              <w:rFonts w:ascii="Arial" w:hAnsi="Arial" w:cs="Arial"/>
              <w:color w:val="000000" w:themeColor="text1"/>
              <w:sz w:val="22"/>
              <w:highlight w:val="green"/>
            </w:rPr>
          </w:rPrChange>
        </w:rPr>
        <w:t xml:space="preserve">calculated </w:t>
      </w:r>
      <w:r w:rsidR="00FE5872" w:rsidRPr="00DB0832">
        <w:rPr>
          <w:rFonts w:ascii="Arial" w:hAnsi="Arial" w:cs="Arial"/>
          <w:sz w:val="22"/>
          <w:rPrChange w:id="197" w:author="Zhang Haikun" w:date="2019-12-19T16:57:00Z">
            <w:rPr>
              <w:rFonts w:ascii="Arial" w:hAnsi="Arial" w:cs="Arial"/>
              <w:sz w:val="22"/>
              <w:highlight w:val="green"/>
            </w:rPr>
          </w:rPrChange>
        </w:rPr>
        <w:t xml:space="preserve">the average methylation level of the CpGs </w:t>
      </w:r>
      <w:r w:rsidR="00177F17" w:rsidRPr="00DB0832">
        <w:rPr>
          <w:rFonts w:ascii="Arial" w:hAnsi="Arial" w:cs="Arial"/>
          <w:sz w:val="22"/>
          <w:rPrChange w:id="198" w:author="Zhang Haikun" w:date="2019-12-19T16:57:00Z">
            <w:rPr>
              <w:rFonts w:ascii="Arial" w:hAnsi="Arial" w:cs="Arial"/>
              <w:sz w:val="22"/>
              <w:highlight w:val="green"/>
            </w:rPr>
          </w:rPrChange>
        </w:rPr>
        <w:t>within</w:t>
      </w:r>
      <w:r w:rsidR="00F22640" w:rsidRPr="00DB0832">
        <w:rPr>
          <w:rFonts w:ascii="Arial" w:hAnsi="Arial" w:cs="Arial"/>
          <w:sz w:val="22"/>
          <w:rPrChange w:id="199" w:author="Zhang Haikun" w:date="2019-12-19T16:57:00Z">
            <w:rPr>
              <w:rFonts w:ascii="Arial" w:hAnsi="Arial" w:cs="Arial"/>
              <w:sz w:val="22"/>
              <w:highlight w:val="green"/>
            </w:rPr>
          </w:rPrChange>
        </w:rPr>
        <w:t xml:space="preserve"> 100bp </w:t>
      </w:r>
      <w:r w:rsidR="00177F17" w:rsidRPr="00DB0832">
        <w:rPr>
          <w:rFonts w:ascii="Arial" w:hAnsi="Arial" w:cs="Arial"/>
          <w:sz w:val="22"/>
          <w:rPrChange w:id="200" w:author="Zhang Haikun" w:date="2019-12-19T16:57:00Z">
            <w:rPr>
              <w:rFonts w:ascii="Arial" w:hAnsi="Arial" w:cs="Arial"/>
              <w:sz w:val="22"/>
              <w:highlight w:val="green"/>
            </w:rPr>
          </w:rPrChange>
        </w:rPr>
        <w:t xml:space="preserve">region </w:t>
      </w:r>
      <w:r w:rsidR="00E64C5D" w:rsidRPr="00DB0832">
        <w:rPr>
          <w:rFonts w:ascii="Arial" w:hAnsi="Arial" w:cs="Arial"/>
          <w:sz w:val="22"/>
          <w:rPrChange w:id="201" w:author="Zhang Haikun" w:date="2019-12-19T16:57:00Z">
            <w:rPr>
              <w:rFonts w:ascii="Arial" w:hAnsi="Arial" w:cs="Arial"/>
              <w:sz w:val="22"/>
              <w:highlight w:val="green"/>
            </w:rPr>
          </w:rPrChange>
        </w:rPr>
        <w:t>near</w:t>
      </w:r>
      <w:r w:rsidR="00F22640" w:rsidRPr="00DB0832">
        <w:rPr>
          <w:rFonts w:ascii="Arial" w:hAnsi="Arial" w:cs="Arial"/>
          <w:sz w:val="22"/>
          <w:rPrChange w:id="202" w:author="Zhang Haikun" w:date="2019-12-19T16:57:00Z">
            <w:rPr>
              <w:rFonts w:ascii="Arial" w:hAnsi="Arial" w:cs="Arial"/>
              <w:sz w:val="22"/>
              <w:highlight w:val="green"/>
            </w:rPr>
          </w:rPrChange>
        </w:rPr>
        <w:t>by</w:t>
      </w:r>
      <w:r w:rsidR="00FE5872" w:rsidRPr="00DB0832">
        <w:rPr>
          <w:rFonts w:ascii="Arial" w:hAnsi="Arial" w:cs="Arial"/>
          <w:sz w:val="22"/>
          <w:rPrChange w:id="203" w:author="Zhang Haikun" w:date="2019-12-19T16:57:00Z">
            <w:rPr>
              <w:rFonts w:ascii="Arial" w:hAnsi="Arial" w:cs="Arial"/>
              <w:sz w:val="22"/>
              <w:highlight w:val="green"/>
            </w:rPr>
          </w:rPrChange>
        </w:rPr>
        <w:t xml:space="preserve"> HBV integration sites</w:t>
      </w:r>
      <w:r w:rsidR="00F22640" w:rsidRPr="00DB0832">
        <w:rPr>
          <w:rFonts w:ascii="Arial" w:hAnsi="Arial" w:cs="Arial"/>
          <w:sz w:val="22"/>
          <w:rPrChange w:id="204" w:author="Zhang Haikun" w:date="2019-12-19T16:57:00Z">
            <w:rPr>
              <w:rFonts w:ascii="Arial" w:hAnsi="Arial" w:cs="Arial"/>
              <w:sz w:val="22"/>
              <w:highlight w:val="green"/>
            </w:rPr>
          </w:rPrChange>
        </w:rPr>
        <w:t xml:space="preserve"> (</w:t>
      </w:r>
      <w:r w:rsidR="00F22640" w:rsidRPr="00DB0832">
        <w:rPr>
          <w:rFonts w:ascii="Arial" w:hAnsi="Arial" w:cs="Arial"/>
          <w:color w:val="000000" w:themeColor="text1"/>
          <w:sz w:val="22"/>
          <w:rPrChange w:id="205" w:author="Zhang Haikun" w:date="2019-12-19T16:57:00Z">
            <w:rPr>
              <w:rFonts w:ascii="Arial" w:hAnsi="Arial" w:cs="Arial"/>
              <w:color w:val="000000" w:themeColor="text1"/>
              <w:sz w:val="22"/>
              <w:highlight w:val="green"/>
            </w:rPr>
          </w:rPrChange>
        </w:rPr>
        <w:t>Methyl</w:t>
      </w:r>
      <w:r w:rsidR="00F22640" w:rsidRPr="00DB0832">
        <w:rPr>
          <w:rFonts w:ascii="Arial" w:hAnsi="Arial" w:cs="Arial"/>
          <w:color w:val="000000" w:themeColor="text1"/>
          <w:sz w:val="22"/>
          <w:vertAlign w:val="subscript"/>
          <w:rPrChange w:id="206" w:author="Zhang Haikun" w:date="2019-12-19T16:57:00Z">
            <w:rPr>
              <w:rFonts w:ascii="Arial" w:hAnsi="Arial" w:cs="Arial"/>
              <w:color w:val="000000" w:themeColor="text1"/>
              <w:sz w:val="22"/>
              <w:highlight w:val="green"/>
              <w:vertAlign w:val="subscript"/>
            </w:rPr>
          </w:rPrChange>
        </w:rPr>
        <w:t>HBV</w:t>
      </w:r>
      <w:r w:rsidR="00F22640" w:rsidRPr="00DB0832">
        <w:rPr>
          <w:rFonts w:ascii="Arial" w:hAnsi="Arial" w:cs="Arial"/>
          <w:sz w:val="22"/>
          <w:rPrChange w:id="207" w:author="Zhang Haikun" w:date="2019-12-19T16:57:00Z">
            <w:rPr>
              <w:rFonts w:ascii="Arial" w:hAnsi="Arial" w:cs="Arial"/>
              <w:sz w:val="22"/>
              <w:highlight w:val="green"/>
            </w:rPr>
          </w:rPrChange>
        </w:rPr>
        <w:t xml:space="preserve">) </w:t>
      </w:r>
      <w:r w:rsidR="00FE5872" w:rsidRPr="00DB0832">
        <w:rPr>
          <w:rFonts w:ascii="Arial" w:hAnsi="Arial" w:cs="Arial"/>
          <w:color w:val="000000" w:themeColor="text1"/>
          <w:sz w:val="22"/>
          <w:rPrChange w:id="208" w:author="Zhang Haikun" w:date="2019-12-19T16:57:00Z">
            <w:rPr>
              <w:rFonts w:ascii="Arial" w:hAnsi="Arial" w:cs="Arial"/>
              <w:color w:val="000000" w:themeColor="text1"/>
              <w:sz w:val="22"/>
              <w:highlight w:val="green"/>
            </w:rPr>
          </w:rPrChange>
        </w:rPr>
        <w:t>in each</w:t>
      </w:r>
      <w:r w:rsidR="004C4064" w:rsidRPr="00DB0832">
        <w:rPr>
          <w:rFonts w:ascii="Arial" w:hAnsi="Arial" w:cs="Arial"/>
          <w:color w:val="000000" w:themeColor="text1"/>
          <w:sz w:val="22"/>
          <w:rPrChange w:id="209" w:author="Zhang Haikun" w:date="2019-12-19T16:57:00Z">
            <w:rPr>
              <w:rFonts w:ascii="Arial" w:hAnsi="Arial" w:cs="Arial"/>
              <w:color w:val="000000" w:themeColor="text1"/>
              <w:sz w:val="22"/>
              <w:highlight w:val="green"/>
            </w:rPr>
          </w:rPrChange>
        </w:rPr>
        <w:t xml:space="preserve"> tissue</w:t>
      </w:r>
      <w:r w:rsidR="00FE5872" w:rsidRPr="00DB0832">
        <w:rPr>
          <w:rFonts w:ascii="Arial" w:hAnsi="Arial" w:cs="Arial"/>
          <w:color w:val="000000" w:themeColor="text1"/>
          <w:sz w:val="22"/>
          <w:rPrChange w:id="210" w:author="Zhang Haikun" w:date="2019-12-19T16:57:00Z">
            <w:rPr>
              <w:rFonts w:ascii="Arial" w:hAnsi="Arial" w:cs="Arial"/>
              <w:color w:val="000000" w:themeColor="text1"/>
              <w:sz w:val="22"/>
              <w:highlight w:val="green"/>
            </w:rPr>
          </w:rPrChange>
        </w:rPr>
        <w:t xml:space="preserve"> sample</w:t>
      </w:r>
      <w:r w:rsidR="00177F17" w:rsidRPr="00DB0832">
        <w:rPr>
          <w:rFonts w:ascii="Arial" w:hAnsi="Arial" w:cs="Arial"/>
          <w:color w:val="000000" w:themeColor="text1"/>
          <w:sz w:val="22"/>
          <w:rPrChange w:id="211" w:author="Zhang Haikun" w:date="2019-12-19T16:57:00Z">
            <w:rPr>
              <w:rFonts w:ascii="Arial" w:hAnsi="Arial" w:cs="Arial"/>
              <w:color w:val="000000" w:themeColor="text1"/>
              <w:sz w:val="22"/>
              <w:highlight w:val="green"/>
            </w:rPr>
          </w:rPrChange>
        </w:rPr>
        <w:t>, as the indicatior for methylation level</w:t>
      </w:r>
      <w:r w:rsidR="00FE5872" w:rsidRPr="00DB0832">
        <w:rPr>
          <w:rFonts w:ascii="Arial" w:hAnsi="Arial" w:cs="Arial"/>
          <w:color w:val="000000" w:themeColor="text1"/>
          <w:sz w:val="22"/>
          <w:rPrChange w:id="212" w:author="Zhang Haikun" w:date="2019-12-19T16:57:00Z">
            <w:rPr>
              <w:rFonts w:ascii="Arial" w:hAnsi="Arial" w:cs="Arial"/>
              <w:color w:val="000000" w:themeColor="text1"/>
              <w:sz w:val="22"/>
              <w:highlight w:val="green"/>
            </w:rPr>
          </w:rPrChange>
        </w:rPr>
        <w:t xml:space="preserve"> </w:t>
      </w:r>
      <w:r w:rsidR="00FE5872" w:rsidRPr="00DB0832">
        <w:rPr>
          <w:rFonts w:ascii="Arial" w:eastAsia="Times New Roman" w:hAnsi="Arial" w:cs="Arial"/>
          <w:b/>
          <w:color w:val="44546A" w:themeColor="text2"/>
          <w:sz w:val="22"/>
          <w:lang w:eastAsia="en-US"/>
          <w:rPrChange w:id="213" w:author="Zhang Haikun" w:date="2019-12-19T16:57:00Z">
            <w:rPr>
              <w:rFonts w:ascii="Arial" w:eastAsia="Times New Roman" w:hAnsi="Arial" w:cs="Arial"/>
              <w:b/>
              <w:color w:val="44546A" w:themeColor="text2"/>
              <w:sz w:val="22"/>
              <w:highlight w:val="green"/>
              <w:lang w:eastAsia="en-US"/>
            </w:rPr>
          </w:rPrChange>
        </w:rPr>
        <w:t>(Methods)</w:t>
      </w:r>
      <w:r w:rsidR="00FE5872" w:rsidRPr="00DB0832">
        <w:rPr>
          <w:rFonts w:ascii="Arial" w:hAnsi="Arial" w:cs="Arial"/>
          <w:color w:val="000000" w:themeColor="text1"/>
          <w:sz w:val="22"/>
          <w:rPrChange w:id="214" w:author="Zhang Haikun" w:date="2019-12-19T16:57:00Z">
            <w:rPr>
              <w:rFonts w:ascii="Arial" w:hAnsi="Arial" w:cs="Arial"/>
              <w:color w:val="000000" w:themeColor="text1"/>
              <w:sz w:val="22"/>
              <w:highlight w:val="green"/>
            </w:rPr>
          </w:rPrChange>
        </w:rPr>
        <w:t>.</w:t>
      </w:r>
      <w:r w:rsidR="00734F3E" w:rsidRPr="00DB0832">
        <w:rPr>
          <w:rFonts w:ascii="Arial" w:hAnsi="Arial" w:cs="Arial"/>
          <w:color w:val="000000" w:themeColor="text1"/>
          <w:sz w:val="22"/>
        </w:rPr>
        <w:t xml:space="preserve"> </w:t>
      </w:r>
      <w:r w:rsidR="0020681E" w:rsidRPr="00DB0832">
        <w:rPr>
          <w:rFonts w:ascii="Arial" w:hAnsi="Arial" w:cs="Arial"/>
          <w:color w:val="000000" w:themeColor="text1"/>
          <w:sz w:val="22"/>
        </w:rPr>
        <w:t xml:space="preserve">Although </w:t>
      </w:r>
      <w:r w:rsidR="004E016D" w:rsidRPr="00DB0832">
        <w:rPr>
          <w:rFonts w:ascii="Arial" w:hAnsi="Arial" w:cs="Arial"/>
          <w:color w:val="000000" w:themeColor="text1"/>
          <w:sz w:val="22"/>
          <w:rPrChange w:id="215" w:author="Zhang Haikun" w:date="2019-12-19T16:57:00Z">
            <w:rPr>
              <w:rFonts w:ascii="Arial" w:hAnsi="Arial" w:cs="Arial"/>
              <w:color w:val="000000" w:themeColor="text1"/>
              <w:sz w:val="22"/>
              <w:highlight w:val="green"/>
            </w:rPr>
          </w:rPrChange>
        </w:rPr>
        <w:t>Methyl</w:t>
      </w:r>
      <w:r w:rsidR="004E016D" w:rsidRPr="00DB0832">
        <w:rPr>
          <w:rFonts w:ascii="Arial" w:hAnsi="Arial" w:cs="Arial"/>
          <w:color w:val="000000" w:themeColor="text1"/>
          <w:sz w:val="22"/>
          <w:vertAlign w:val="subscript"/>
          <w:rPrChange w:id="216" w:author="Zhang Haikun" w:date="2019-12-19T16:57:00Z">
            <w:rPr>
              <w:rFonts w:ascii="Arial" w:hAnsi="Arial" w:cs="Arial"/>
              <w:color w:val="000000" w:themeColor="text1"/>
              <w:sz w:val="22"/>
              <w:highlight w:val="green"/>
              <w:vertAlign w:val="subscript"/>
            </w:rPr>
          </w:rPrChange>
        </w:rPr>
        <w:t>HBV</w:t>
      </w:r>
      <w:r w:rsidR="004E016D" w:rsidRPr="00DB0832" w:rsidDel="004E016D">
        <w:rPr>
          <w:rFonts w:ascii="Arial" w:hAnsi="Arial" w:cs="Arial"/>
          <w:color w:val="000000" w:themeColor="text1"/>
          <w:sz w:val="22"/>
        </w:rPr>
        <w:t xml:space="preserve"> </w:t>
      </w:r>
      <w:r w:rsidR="00B27BED" w:rsidRPr="00DB0832">
        <w:rPr>
          <w:rFonts w:ascii="Arial" w:hAnsi="Arial" w:cs="Arial"/>
          <w:color w:val="000000" w:themeColor="text1"/>
          <w:sz w:val="22"/>
        </w:rPr>
        <w:t>wa</w:t>
      </w:r>
      <w:r w:rsidR="00A40720" w:rsidRPr="00DB0832">
        <w:rPr>
          <w:rFonts w:ascii="Arial" w:hAnsi="Arial" w:cs="Arial"/>
          <w:color w:val="000000" w:themeColor="text1"/>
          <w:sz w:val="22"/>
        </w:rPr>
        <w:t xml:space="preserve">s lower than </w:t>
      </w:r>
      <w:r w:rsidR="00AA0B5D" w:rsidRPr="00DB0832">
        <w:rPr>
          <w:rFonts w:ascii="Arial" w:hAnsi="Arial" w:cs="Arial"/>
          <w:color w:val="000000" w:themeColor="text1"/>
          <w:sz w:val="22"/>
        </w:rPr>
        <w:t>ave</w:t>
      </w:r>
      <w:r w:rsidR="00AA0B5D" w:rsidRPr="005E5C0C">
        <w:rPr>
          <w:rFonts w:ascii="Arial" w:hAnsi="Arial" w:cs="Arial"/>
          <w:color w:val="000000" w:themeColor="text1"/>
          <w:sz w:val="22"/>
        </w:rPr>
        <w:t>rage methylation level across the genome</w:t>
      </w:r>
      <w:r w:rsidR="00AA0B5D">
        <w:rPr>
          <w:rFonts w:ascii="Arial" w:hAnsi="Arial" w:cs="Arial"/>
          <w:color w:val="000000" w:themeColor="text1"/>
          <w:sz w:val="22"/>
        </w:rPr>
        <w:t xml:space="preserve"> </w:t>
      </w:r>
      <w:r w:rsidR="00AA0B5D" w:rsidRPr="005E5C0C">
        <w:rPr>
          <w:rFonts w:ascii="Arial" w:hAnsi="Arial" w:cs="Arial"/>
          <w:color w:val="000000" w:themeColor="text1"/>
          <w:sz w:val="22"/>
        </w:rPr>
        <w:t>(Methyl</w:t>
      </w:r>
      <w:r w:rsidR="00AA0B5D" w:rsidRPr="005E5C0C">
        <w:rPr>
          <w:rFonts w:ascii="Arial" w:hAnsi="Arial" w:cs="Arial"/>
          <w:color w:val="000000" w:themeColor="text1"/>
          <w:sz w:val="22"/>
          <w:vertAlign w:val="subscript"/>
        </w:rPr>
        <w:t>genome</w:t>
      </w:r>
      <w:r w:rsidR="00AA0B5D" w:rsidRPr="005E5C0C">
        <w:rPr>
          <w:rFonts w:ascii="Arial" w:hAnsi="Arial" w:cs="Arial"/>
          <w:color w:val="000000" w:themeColor="text1"/>
          <w:sz w:val="22"/>
        </w:rPr>
        <w:t>)</w:t>
      </w:r>
      <w:r w:rsidR="00A40720" w:rsidRPr="005E5C0C">
        <w:rPr>
          <w:rFonts w:ascii="Arial" w:hAnsi="Arial" w:cs="Arial"/>
          <w:color w:val="000000" w:themeColor="text1"/>
          <w:sz w:val="22"/>
        </w:rPr>
        <w:t xml:space="preserve"> in both buffy coat and </w:t>
      </w:r>
      <w:r w:rsidR="0037129E" w:rsidRPr="005E5C0C">
        <w:rPr>
          <w:rFonts w:ascii="Arial" w:hAnsi="Arial" w:cs="Arial"/>
          <w:color w:val="000000" w:themeColor="text1"/>
          <w:sz w:val="22"/>
        </w:rPr>
        <w:t>t</w:t>
      </w:r>
      <w:r w:rsidR="0037129E">
        <w:rPr>
          <w:rFonts w:ascii="Arial" w:hAnsi="Arial" w:cs="Arial"/>
          <w:color w:val="000000" w:themeColor="text1"/>
          <w:sz w:val="22"/>
        </w:rPr>
        <w:t>u</w:t>
      </w:r>
      <w:r w:rsidR="0037129E" w:rsidRPr="005E5C0C">
        <w:rPr>
          <w:rFonts w:ascii="Arial" w:hAnsi="Arial" w:cs="Arial"/>
          <w:color w:val="000000" w:themeColor="text1"/>
          <w:sz w:val="22"/>
        </w:rPr>
        <w:t xml:space="preserve">mor </w:t>
      </w:r>
      <w:r w:rsidR="00B27BED" w:rsidRPr="005E5C0C">
        <w:rPr>
          <w:rFonts w:ascii="Arial" w:hAnsi="Arial" w:cs="Arial"/>
          <w:color w:val="000000" w:themeColor="text1"/>
          <w:sz w:val="22"/>
        </w:rPr>
        <w:t>tissue</w:t>
      </w:r>
      <w:r w:rsidR="00A40720" w:rsidRPr="005E5C0C">
        <w:rPr>
          <w:rFonts w:ascii="Arial" w:hAnsi="Arial" w:cs="Arial"/>
          <w:color w:val="000000" w:themeColor="text1"/>
          <w:sz w:val="22"/>
        </w:rPr>
        <w:t>,</w:t>
      </w:r>
      <w:del w:id="217" w:author="Zhang Haikun" w:date="2019-12-19T16:57:00Z">
        <w:r w:rsidR="00A40720" w:rsidRPr="005E5C0C" w:rsidDel="00DB0832">
          <w:rPr>
            <w:rFonts w:ascii="Arial" w:hAnsi="Arial" w:cs="Arial"/>
            <w:color w:val="000000" w:themeColor="text1"/>
            <w:sz w:val="22"/>
          </w:rPr>
          <w:delText xml:space="preserve"> </w:delText>
        </w:r>
        <w:r w:rsidR="0020681E" w:rsidDel="00DB0832">
          <w:rPr>
            <w:rFonts w:ascii="Arial" w:hAnsi="Arial" w:cs="Arial"/>
            <w:color w:val="000000" w:themeColor="text1"/>
            <w:sz w:val="22"/>
          </w:rPr>
          <w:delText>and</w:delText>
        </w:r>
      </w:del>
      <w:r w:rsidR="00566E12" w:rsidRPr="005E5C0C">
        <w:rPr>
          <w:rFonts w:ascii="Arial" w:hAnsi="Arial" w:cs="Arial"/>
          <w:color w:val="000000" w:themeColor="text1"/>
          <w:sz w:val="22"/>
        </w:rPr>
        <w:t xml:space="preserve"> tumor</w:t>
      </w:r>
      <w:r w:rsidR="00B27BED" w:rsidRPr="005E5C0C">
        <w:rPr>
          <w:rFonts w:ascii="Arial" w:hAnsi="Arial" w:cs="Arial"/>
          <w:color w:val="000000" w:themeColor="text1"/>
          <w:sz w:val="22"/>
        </w:rPr>
        <w:t xml:space="preserve"> </w:t>
      </w:r>
      <w:ins w:id="218" w:author="Zhang Haikun" w:date="2019-12-19T16:58:00Z">
        <w:r w:rsidR="0031377B">
          <w:rPr>
            <w:rFonts w:ascii="Arial" w:hAnsi="Arial" w:cs="Arial"/>
            <w:color w:val="000000" w:themeColor="text1"/>
            <w:sz w:val="22"/>
          </w:rPr>
          <w:t xml:space="preserve">tissue </w:t>
        </w:r>
      </w:ins>
      <w:r w:rsidR="0020681E">
        <w:rPr>
          <w:rFonts w:ascii="Arial" w:hAnsi="Arial" w:cs="Arial"/>
          <w:color w:val="000000" w:themeColor="text1"/>
          <w:sz w:val="22"/>
        </w:rPr>
        <w:t>samples had a significantly sm</w:t>
      </w:r>
      <w:r w:rsidR="0020681E" w:rsidRPr="00DB0832">
        <w:rPr>
          <w:rFonts w:ascii="Arial" w:hAnsi="Arial" w:cs="Arial"/>
          <w:color w:val="000000" w:themeColor="text1"/>
          <w:sz w:val="22"/>
        </w:rPr>
        <w:t xml:space="preserve">aller </w:t>
      </w:r>
      <w:r w:rsidR="00085C51" w:rsidRPr="00DB0832">
        <w:rPr>
          <w:rFonts w:ascii="Arial" w:hAnsi="Arial" w:cs="Arial"/>
          <w:color w:val="000000" w:themeColor="text1"/>
          <w:sz w:val="22"/>
          <w:rPrChange w:id="219" w:author="Zhang Haikun" w:date="2019-12-19T16:57:00Z">
            <w:rPr>
              <w:rFonts w:ascii="Arial" w:hAnsi="Arial" w:cs="Arial"/>
              <w:color w:val="000000" w:themeColor="text1"/>
              <w:sz w:val="22"/>
              <w:highlight w:val="green"/>
            </w:rPr>
          </w:rPrChange>
        </w:rPr>
        <w:t>Methyl</w:t>
      </w:r>
      <w:r w:rsidR="00085C51" w:rsidRPr="00DB0832">
        <w:rPr>
          <w:rFonts w:ascii="Arial" w:hAnsi="Arial" w:cs="Arial"/>
          <w:color w:val="000000" w:themeColor="text1"/>
          <w:sz w:val="22"/>
          <w:vertAlign w:val="subscript"/>
          <w:rPrChange w:id="220" w:author="Zhang Haikun" w:date="2019-12-19T16:57:00Z">
            <w:rPr>
              <w:rFonts w:ascii="Arial" w:hAnsi="Arial" w:cs="Arial"/>
              <w:color w:val="000000" w:themeColor="text1"/>
              <w:sz w:val="22"/>
              <w:highlight w:val="green"/>
              <w:vertAlign w:val="subscript"/>
            </w:rPr>
          </w:rPrChange>
        </w:rPr>
        <w:t>HBV</w:t>
      </w:r>
      <w:r w:rsidR="00085C51" w:rsidRPr="00DB0832" w:rsidDel="00085C51">
        <w:rPr>
          <w:rFonts w:ascii="Arial" w:hAnsi="Arial" w:cs="Arial"/>
          <w:color w:val="000000" w:themeColor="text1"/>
          <w:sz w:val="22"/>
        </w:rPr>
        <w:t xml:space="preserve"> </w:t>
      </w:r>
      <w:r w:rsidR="00607D7B" w:rsidRPr="00DB0832">
        <w:rPr>
          <w:rFonts w:ascii="Arial" w:hAnsi="Arial" w:cs="Arial"/>
          <w:color w:val="000000" w:themeColor="text1"/>
          <w:sz w:val="22"/>
        </w:rPr>
        <w:t>compared with</w:t>
      </w:r>
      <w:r w:rsidR="00607D7B">
        <w:rPr>
          <w:rFonts w:ascii="Arial" w:hAnsi="Arial" w:cs="Arial"/>
          <w:color w:val="000000" w:themeColor="text1"/>
          <w:sz w:val="22"/>
        </w:rPr>
        <w:t xml:space="preserve"> </w:t>
      </w:r>
      <w:r w:rsidR="00F548B9">
        <w:rPr>
          <w:rFonts w:ascii="Arial" w:hAnsi="Arial" w:cs="Arial" w:hint="eastAsia"/>
          <w:color w:val="000000" w:themeColor="text1"/>
          <w:sz w:val="22"/>
        </w:rPr>
        <w:t>buffy</w:t>
      </w:r>
      <w:r w:rsidR="00F548B9">
        <w:rPr>
          <w:rFonts w:ascii="Arial" w:hAnsi="Arial" w:cs="Arial"/>
          <w:color w:val="000000" w:themeColor="text1"/>
          <w:sz w:val="22"/>
        </w:rPr>
        <w:t xml:space="preserve"> </w:t>
      </w:r>
      <w:r w:rsidR="00F548B9">
        <w:rPr>
          <w:rFonts w:ascii="Arial" w:hAnsi="Arial" w:cs="Arial" w:hint="eastAsia"/>
          <w:color w:val="000000" w:themeColor="text1"/>
          <w:sz w:val="22"/>
        </w:rPr>
        <w:t>coat</w:t>
      </w:r>
      <w:r w:rsidR="00607D7B">
        <w:rPr>
          <w:rFonts w:ascii="Arial" w:hAnsi="Arial" w:cs="Arial"/>
          <w:color w:val="000000" w:themeColor="text1"/>
          <w:sz w:val="22"/>
        </w:rPr>
        <w:t xml:space="preserve"> </w:t>
      </w:r>
      <w:r w:rsidR="00566E12" w:rsidRPr="005E5C0C">
        <w:rPr>
          <w:rFonts w:ascii="Arial" w:hAnsi="Arial" w:cs="Arial"/>
          <w:color w:val="000000" w:themeColor="text1"/>
          <w:sz w:val="22"/>
        </w:rPr>
        <w:t>(P = 8.8x10</w:t>
      </w:r>
      <w:r w:rsidR="00566E12" w:rsidRPr="005E5C0C">
        <w:rPr>
          <w:rFonts w:ascii="Arial" w:hAnsi="Arial" w:cs="Arial"/>
          <w:color w:val="000000" w:themeColor="text1"/>
          <w:sz w:val="22"/>
          <w:vertAlign w:val="superscript"/>
        </w:rPr>
        <w:t>-5</w:t>
      </w:r>
      <w:r w:rsidR="00C23A0B" w:rsidRPr="005E5C0C">
        <w:rPr>
          <w:rFonts w:ascii="Arial" w:hAnsi="Arial" w:cs="Arial"/>
          <w:color w:val="000000" w:themeColor="text1"/>
          <w:sz w:val="22"/>
        </w:rPr>
        <w:t>, t</w:t>
      </w:r>
      <w:r w:rsidR="00566E12" w:rsidRPr="005E5C0C">
        <w:rPr>
          <w:rFonts w:ascii="Arial" w:hAnsi="Arial" w:cs="Arial"/>
          <w:color w:val="000000" w:themeColor="text1"/>
          <w:sz w:val="22"/>
        </w:rPr>
        <w:t xml:space="preserve"> test</w:t>
      </w:r>
      <w:r w:rsidR="00B27BED" w:rsidRPr="005E5C0C">
        <w:rPr>
          <w:rFonts w:ascii="Arial" w:hAnsi="Arial" w:cs="Arial"/>
          <w:color w:val="000000" w:themeColor="text1"/>
          <w:sz w:val="22"/>
        </w:rPr>
        <w:t>;</w:t>
      </w:r>
      <w:r w:rsidR="00B27BED" w:rsidRPr="005E5C0C">
        <w:rPr>
          <w:rFonts w:ascii="Arial" w:eastAsia="Times New Roman" w:hAnsi="Arial" w:cs="Arial"/>
          <w:b/>
          <w:color w:val="44546A" w:themeColor="text2"/>
          <w:sz w:val="22"/>
          <w:lang w:eastAsia="en-US"/>
        </w:rPr>
        <w:t xml:space="preserve"> Fig S3</w:t>
      </w:r>
      <w:r w:rsidR="00566E12" w:rsidRPr="005E5C0C">
        <w:rPr>
          <w:rFonts w:ascii="Arial" w:hAnsi="Arial" w:cs="Arial"/>
          <w:color w:val="000000" w:themeColor="text1"/>
          <w:sz w:val="22"/>
        </w:rPr>
        <w:t xml:space="preserve">). </w:t>
      </w:r>
      <w:r w:rsidR="007502B8" w:rsidRPr="00BE1BDF">
        <w:rPr>
          <w:rFonts w:ascii="Arial" w:hAnsi="Arial" w:cs="Arial"/>
          <w:color w:val="000000" w:themeColor="text1"/>
          <w:sz w:val="22"/>
        </w:rPr>
        <w:t>Par</w:t>
      </w:r>
      <w:r w:rsidR="007502B8" w:rsidRPr="00DB0832">
        <w:rPr>
          <w:rFonts w:ascii="Arial" w:hAnsi="Arial" w:cs="Arial"/>
          <w:color w:val="000000" w:themeColor="text1"/>
          <w:sz w:val="22"/>
        </w:rPr>
        <w:t>ticlularly</w:t>
      </w:r>
      <w:r w:rsidR="00566E12" w:rsidRPr="00DB0832">
        <w:rPr>
          <w:rFonts w:ascii="Arial" w:hAnsi="Arial" w:cs="Arial"/>
          <w:color w:val="000000" w:themeColor="text1"/>
          <w:sz w:val="22"/>
        </w:rPr>
        <w:t xml:space="preserve">, </w:t>
      </w:r>
      <w:r w:rsidR="00085C51" w:rsidRPr="00DB0832">
        <w:rPr>
          <w:rFonts w:ascii="Arial" w:hAnsi="Arial" w:cs="Arial"/>
          <w:color w:val="000000" w:themeColor="text1"/>
          <w:sz w:val="22"/>
          <w:rPrChange w:id="221" w:author="Zhang Haikun" w:date="2019-12-19T16:58:00Z">
            <w:rPr>
              <w:rFonts w:ascii="Arial" w:hAnsi="Arial" w:cs="Arial"/>
              <w:color w:val="000000" w:themeColor="text1"/>
              <w:sz w:val="22"/>
              <w:highlight w:val="green"/>
            </w:rPr>
          </w:rPrChange>
        </w:rPr>
        <w:t>Methyl</w:t>
      </w:r>
      <w:r w:rsidR="00085C51" w:rsidRPr="00DB0832">
        <w:rPr>
          <w:rFonts w:ascii="Arial" w:hAnsi="Arial" w:cs="Arial"/>
          <w:color w:val="000000" w:themeColor="text1"/>
          <w:sz w:val="22"/>
          <w:vertAlign w:val="subscript"/>
          <w:rPrChange w:id="222" w:author="Zhang Haikun" w:date="2019-12-19T16:58:00Z">
            <w:rPr>
              <w:rFonts w:ascii="Arial" w:hAnsi="Arial" w:cs="Arial"/>
              <w:color w:val="000000" w:themeColor="text1"/>
              <w:sz w:val="22"/>
              <w:highlight w:val="green"/>
              <w:vertAlign w:val="subscript"/>
            </w:rPr>
          </w:rPrChange>
        </w:rPr>
        <w:t>HBV</w:t>
      </w:r>
      <w:r w:rsidR="00085C51" w:rsidRPr="00DB0832" w:rsidDel="00085C51">
        <w:rPr>
          <w:rFonts w:ascii="Arial" w:hAnsi="Arial" w:cs="Arial"/>
          <w:color w:val="000000" w:themeColor="text1"/>
          <w:sz w:val="22"/>
        </w:rPr>
        <w:t xml:space="preserve"> </w:t>
      </w:r>
      <w:r w:rsidR="00A134D2" w:rsidRPr="00DB0832">
        <w:rPr>
          <w:rFonts w:ascii="Arial" w:hAnsi="Arial" w:cs="Arial"/>
          <w:color w:val="000000" w:themeColor="text1"/>
          <w:sz w:val="22"/>
        </w:rPr>
        <w:t>wa</w:t>
      </w:r>
      <w:r w:rsidR="00A134D2" w:rsidRPr="00BE1BDF">
        <w:rPr>
          <w:rFonts w:ascii="Arial" w:hAnsi="Arial" w:cs="Arial"/>
          <w:color w:val="000000" w:themeColor="text1"/>
          <w:sz w:val="22"/>
        </w:rPr>
        <w:t xml:space="preserve">s </w:t>
      </w:r>
      <w:r w:rsidR="007502B8" w:rsidRPr="00BE1BDF">
        <w:rPr>
          <w:rFonts w:ascii="Arial" w:hAnsi="Arial" w:cs="Arial"/>
          <w:color w:val="000000" w:themeColor="text1"/>
          <w:sz w:val="22"/>
        </w:rPr>
        <w:t>significantly lower than Methyl</w:t>
      </w:r>
      <w:r w:rsidR="007502B8" w:rsidRPr="00BE1BDF">
        <w:rPr>
          <w:rFonts w:ascii="Arial" w:hAnsi="Arial" w:cs="Arial"/>
          <w:color w:val="000000" w:themeColor="text1"/>
          <w:sz w:val="22"/>
          <w:vertAlign w:val="subscript"/>
        </w:rPr>
        <w:t>genome</w:t>
      </w:r>
      <w:r w:rsidR="007502B8" w:rsidRPr="00BE1BDF">
        <w:rPr>
          <w:rFonts w:ascii="Arial" w:hAnsi="Arial" w:cs="Arial"/>
          <w:color w:val="000000" w:themeColor="text1"/>
          <w:sz w:val="22"/>
        </w:rPr>
        <w:t xml:space="preserve"> in tumor </w:t>
      </w:r>
      <w:r w:rsidR="00F3086A" w:rsidRPr="00BE1BDF">
        <w:rPr>
          <w:rFonts w:ascii="Arial" w:hAnsi="Arial" w:cs="Arial"/>
          <w:color w:val="000000" w:themeColor="text1"/>
          <w:sz w:val="22"/>
        </w:rPr>
        <w:t xml:space="preserve">tissue </w:t>
      </w:r>
      <w:r w:rsidR="007502B8" w:rsidRPr="00BE1BDF">
        <w:rPr>
          <w:rFonts w:ascii="Arial" w:hAnsi="Arial" w:cs="Arial"/>
          <w:color w:val="000000" w:themeColor="text1"/>
          <w:sz w:val="22"/>
        </w:rPr>
        <w:t xml:space="preserve">samples </w:t>
      </w:r>
      <w:r w:rsidR="00A134D2" w:rsidRPr="00BE1BDF">
        <w:rPr>
          <w:rFonts w:ascii="Arial" w:hAnsi="Arial" w:cs="Arial"/>
          <w:color w:val="000000" w:themeColor="text1"/>
          <w:sz w:val="22"/>
        </w:rPr>
        <w:t>(P = 8.8x10</w:t>
      </w:r>
      <w:r w:rsidR="00A134D2" w:rsidRPr="00BE1BDF">
        <w:rPr>
          <w:rFonts w:ascii="Arial" w:hAnsi="Arial" w:cs="Arial"/>
          <w:color w:val="000000" w:themeColor="text1"/>
          <w:sz w:val="22"/>
          <w:vertAlign w:val="superscript"/>
        </w:rPr>
        <w:t>-5</w:t>
      </w:r>
      <w:r w:rsidR="00C23A0B" w:rsidRPr="00BE1BDF">
        <w:rPr>
          <w:rFonts w:ascii="Arial" w:hAnsi="Arial" w:cs="Arial"/>
          <w:color w:val="000000" w:themeColor="text1"/>
          <w:sz w:val="22"/>
        </w:rPr>
        <w:t xml:space="preserve">, t </w:t>
      </w:r>
      <w:r w:rsidR="00A134D2" w:rsidRPr="00BE1BDF">
        <w:rPr>
          <w:rFonts w:ascii="Arial" w:hAnsi="Arial" w:cs="Arial"/>
          <w:color w:val="000000" w:themeColor="text1"/>
          <w:sz w:val="22"/>
        </w:rPr>
        <w:t>test</w:t>
      </w:r>
      <w:r w:rsidR="00B27BED" w:rsidRPr="00BE1BDF">
        <w:rPr>
          <w:rFonts w:ascii="Arial" w:hAnsi="Arial" w:cs="Arial"/>
          <w:color w:val="000000" w:themeColor="text1"/>
          <w:sz w:val="22"/>
        </w:rPr>
        <w:t xml:space="preserve">; </w:t>
      </w:r>
      <w:r w:rsidR="00B27BED" w:rsidRPr="00BE1BDF">
        <w:rPr>
          <w:rFonts w:ascii="Arial" w:eastAsia="Times New Roman" w:hAnsi="Arial" w:cs="Arial"/>
          <w:b/>
          <w:color w:val="44546A" w:themeColor="text2"/>
          <w:sz w:val="22"/>
          <w:lang w:eastAsia="en-US"/>
        </w:rPr>
        <w:t>Fig 1G</w:t>
      </w:r>
      <w:r w:rsidR="00A134D2" w:rsidRPr="00BE1BDF">
        <w:rPr>
          <w:rFonts w:ascii="Arial" w:hAnsi="Arial" w:cs="Arial"/>
          <w:color w:val="000000" w:themeColor="text1"/>
          <w:sz w:val="22"/>
        </w:rPr>
        <w:t xml:space="preserve">), </w:t>
      </w:r>
      <w:r w:rsidR="007502B8" w:rsidRPr="00BE1BDF">
        <w:rPr>
          <w:rFonts w:ascii="Arial" w:hAnsi="Arial" w:cs="Arial"/>
          <w:color w:val="000000" w:themeColor="text1"/>
          <w:sz w:val="22"/>
        </w:rPr>
        <w:t xml:space="preserve">which supports </w:t>
      </w:r>
      <w:r w:rsidR="00E47D60">
        <w:rPr>
          <w:rFonts w:ascii="Arial" w:hAnsi="Arial" w:cs="Arial" w:hint="eastAsia"/>
          <w:color w:val="000000" w:themeColor="text1"/>
          <w:sz w:val="22"/>
        </w:rPr>
        <w:t>DNA</w:t>
      </w:r>
      <w:r w:rsidR="00E47D60">
        <w:rPr>
          <w:rFonts w:ascii="Arial" w:hAnsi="Arial" w:cs="Arial"/>
          <w:color w:val="000000" w:themeColor="text1"/>
          <w:sz w:val="22"/>
        </w:rPr>
        <w:t xml:space="preserve"> methylation around HBV integration sites</w:t>
      </w:r>
      <w:r w:rsidR="007502B8" w:rsidRPr="00BE1BDF">
        <w:rPr>
          <w:rFonts w:ascii="Arial" w:hAnsi="Arial" w:cs="Arial"/>
          <w:color w:val="000000" w:themeColor="text1"/>
          <w:sz w:val="22"/>
        </w:rPr>
        <w:t xml:space="preserve"> as a more </w:t>
      </w:r>
      <w:r w:rsidR="00251FB6" w:rsidRPr="00BE1BDF">
        <w:rPr>
          <w:rFonts w:ascii="Arial" w:hAnsi="Arial" w:cs="Arial"/>
          <w:color w:val="000000" w:themeColor="text1"/>
          <w:sz w:val="22"/>
        </w:rPr>
        <w:t>sensitive</w:t>
      </w:r>
      <w:r w:rsidR="007502B8" w:rsidRPr="00BE1BDF">
        <w:rPr>
          <w:rFonts w:ascii="Arial" w:hAnsi="Arial" w:cs="Arial"/>
          <w:color w:val="000000" w:themeColor="text1"/>
          <w:sz w:val="22"/>
        </w:rPr>
        <w:t xml:space="preserve"> indicator </w:t>
      </w:r>
      <w:r w:rsidR="00251FB6" w:rsidRPr="00BE1BDF">
        <w:rPr>
          <w:rFonts w:ascii="Arial" w:hAnsi="Arial" w:cs="Arial"/>
          <w:color w:val="000000" w:themeColor="text1"/>
          <w:sz w:val="22"/>
        </w:rPr>
        <w:t xml:space="preserve">to </w:t>
      </w:r>
      <w:r w:rsidR="00251FB6" w:rsidRPr="00A26CE3">
        <w:rPr>
          <w:rFonts w:ascii="Arial" w:hAnsi="Arial" w:cs="Arial"/>
          <w:color w:val="000000" w:themeColor="text1"/>
          <w:sz w:val="22"/>
        </w:rPr>
        <w:t xml:space="preserve">detect </w:t>
      </w:r>
      <w:r w:rsidR="00F548B9" w:rsidRPr="00A26CE3">
        <w:rPr>
          <w:rFonts w:ascii="Arial" w:hAnsi="Arial" w:cs="Arial"/>
          <w:color w:val="000000" w:themeColor="text1"/>
          <w:sz w:val="22"/>
        </w:rPr>
        <w:t>HCC</w:t>
      </w:r>
      <w:r w:rsidR="00F548B9" w:rsidRPr="00A26CE3">
        <w:rPr>
          <w:rFonts w:ascii="Arial" w:hAnsi="Arial" w:cs="Arial"/>
          <w:color w:val="000000" w:themeColor="text1"/>
          <w:sz w:val="22"/>
          <w:rPrChange w:id="223" w:author="Zhang Haikun" w:date="2019-12-19T11:00:00Z">
            <w:rPr>
              <w:rFonts w:ascii="Arial" w:hAnsi="Arial" w:cs="Arial"/>
              <w:color w:val="000000" w:themeColor="text1"/>
              <w:sz w:val="22"/>
              <w:highlight w:val="yellow"/>
            </w:rPr>
          </w:rPrChange>
        </w:rPr>
        <w:t xml:space="preserve"> </w:t>
      </w:r>
      <w:r w:rsidR="004C4064" w:rsidRPr="00A26CE3">
        <w:rPr>
          <w:rFonts w:ascii="Arial" w:hAnsi="Arial" w:cs="Arial"/>
          <w:color w:val="000000" w:themeColor="text1"/>
          <w:sz w:val="22"/>
          <w:rPrChange w:id="224" w:author="Zhang Haikun" w:date="2019-12-19T11:00:00Z">
            <w:rPr>
              <w:rFonts w:ascii="Arial" w:hAnsi="Arial" w:cs="Arial"/>
              <w:color w:val="000000" w:themeColor="text1"/>
              <w:sz w:val="22"/>
              <w:highlight w:val="yellow"/>
            </w:rPr>
          </w:rPrChange>
        </w:rPr>
        <w:t>compared to</w:t>
      </w:r>
      <w:r w:rsidR="00F548B9" w:rsidRPr="00A26CE3">
        <w:rPr>
          <w:rFonts w:ascii="Arial" w:hAnsi="Arial" w:cs="Arial"/>
          <w:color w:val="000000" w:themeColor="text1"/>
          <w:sz w:val="22"/>
          <w:rPrChange w:id="225" w:author="Zhang Haikun" w:date="2019-12-19T11:00:00Z">
            <w:rPr>
              <w:rFonts w:ascii="Arial" w:hAnsi="Arial" w:cs="Arial"/>
              <w:color w:val="000000" w:themeColor="text1"/>
              <w:sz w:val="22"/>
              <w:highlight w:val="yellow"/>
            </w:rPr>
          </w:rPrChange>
        </w:rPr>
        <w:t xml:space="preserve"> average methylation level across the genome</w:t>
      </w:r>
      <w:r w:rsidR="00251FB6" w:rsidRPr="00A26CE3">
        <w:rPr>
          <w:rFonts w:ascii="Arial" w:hAnsi="Arial" w:cs="Arial"/>
          <w:color w:val="000000" w:themeColor="text1"/>
          <w:sz w:val="22"/>
          <w:rPrChange w:id="226" w:author="Zhang Haikun" w:date="2019-12-19T11:00:00Z">
            <w:rPr>
              <w:rFonts w:ascii="Arial" w:hAnsi="Arial" w:cs="Arial"/>
              <w:color w:val="000000" w:themeColor="text1"/>
              <w:sz w:val="22"/>
              <w:highlight w:val="yellow"/>
            </w:rPr>
          </w:rPrChange>
        </w:rPr>
        <w:t>.</w:t>
      </w:r>
    </w:p>
    <w:p w14:paraId="7BD9D45C" w14:textId="519424F0" w:rsidR="00392C5D" w:rsidRDefault="00C66C5D" w:rsidP="001715AD">
      <w:pPr>
        <w:pStyle w:val="3"/>
        <w:rPr>
          <w:rFonts w:cs="Arial"/>
        </w:rPr>
      </w:pPr>
      <w:r>
        <w:rPr>
          <w:rFonts w:cs="Arial"/>
        </w:rPr>
        <w:t xml:space="preserve">Hypomethalytion of regions near HBV integration sites effectively detected by </w:t>
      </w:r>
      <w:r w:rsidR="001715AD" w:rsidRPr="00A32097">
        <w:rPr>
          <w:rFonts w:cs="Arial"/>
        </w:rPr>
        <w:t>a low</w:t>
      </w:r>
      <w:ins w:id="227" w:author="Zhang Haikun" w:date="2019-12-19T18:18:00Z">
        <w:r w:rsidR="00223FC0">
          <w:rPr>
            <w:rFonts w:cs="Arial"/>
          </w:rPr>
          <w:t>-</w:t>
        </w:r>
      </w:ins>
      <w:del w:id="228" w:author="Zhang Haikun" w:date="2019-12-19T18:18:00Z">
        <w:r w:rsidR="001715AD" w:rsidRPr="00A32097" w:rsidDel="00223FC0">
          <w:rPr>
            <w:rFonts w:cs="Arial"/>
          </w:rPr>
          <w:delText xml:space="preserve"> </w:delText>
        </w:r>
      </w:del>
      <w:r w:rsidR="001715AD" w:rsidRPr="00A32097">
        <w:rPr>
          <w:rFonts w:cs="Arial"/>
        </w:rPr>
        <w:t xml:space="preserve">pass sequencing strategy </w:t>
      </w:r>
      <w:r>
        <w:rPr>
          <w:rFonts w:cs="Arial"/>
        </w:rPr>
        <w:t>in</w:t>
      </w:r>
      <w:r w:rsidR="001715AD" w:rsidRPr="00A32097">
        <w:rPr>
          <w:rFonts w:cs="Arial"/>
        </w:rPr>
        <w:t xml:space="preserve"> cell-free WGBS data</w:t>
      </w:r>
    </w:p>
    <w:p w14:paraId="1E5F5CFA" w14:textId="381C5A78" w:rsidR="00F52901" w:rsidRPr="00A32097" w:rsidRDefault="006B3C82" w:rsidP="00C237FA">
      <w:pPr>
        <w:spacing w:before="240"/>
        <w:rPr>
          <w:rFonts w:ascii="Arial" w:hAnsi="Arial" w:cs="Arial"/>
          <w:color w:val="000000" w:themeColor="text1"/>
          <w:sz w:val="22"/>
        </w:rPr>
      </w:pPr>
      <w:r w:rsidRPr="00067DD0">
        <w:rPr>
          <w:rFonts w:ascii="Arial" w:hAnsi="Arial" w:cs="Arial"/>
          <w:color w:val="000000" w:themeColor="text1"/>
          <w:sz w:val="22"/>
        </w:rPr>
        <w:t>Considering the</w:t>
      </w:r>
      <w:r w:rsidR="00492700">
        <w:rPr>
          <w:rFonts w:ascii="Arial" w:hAnsi="Arial" w:cs="Arial"/>
          <w:color w:val="000000" w:themeColor="text1"/>
          <w:sz w:val="22"/>
        </w:rPr>
        <w:t xml:space="preserve"> dispersive and </w:t>
      </w:r>
      <w:r w:rsidR="007502B8">
        <w:rPr>
          <w:rFonts w:ascii="Arial" w:hAnsi="Arial" w:cs="Arial"/>
          <w:color w:val="000000" w:themeColor="text1"/>
          <w:sz w:val="22"/>
        </w:rPr>
        <w:t>limited genomic regions represen</w:t>
      </w:r>
      <w:r w:rsidR="007502B8" w:rsidRPr="00A26CE3">
        <w:rPr>
          <w:rFonts w:ascii="Arial" w:hAnsi="Arial" w:cs="Arial"/>
          <w:color w:val="000000" w:themeColor="text1"/>
          <w:sz w:val="22"/>
        </w:rPr>
        <w:t xml:space="preserve">ted by </w:t>
      </w:r>
      <w:r w:rsidR="004C4064" w:rsidRPr="00A26CE3">
        <w:rPr>
          <w:rFonts w:ascii="Arial" w:hAnsi="Arial" w:cs="Arial"/>
          <w:color w:val="000000" w:themeColor="text1"/>
          <w:sz w:val="22"/>
          <w:rPrChange w:id="229" w:author="Zhang Haikun" w:date="2019-12-19T11:06:00Z">
            <w:rPr>
              <w:rFonts w:ascii="Arial" w:hAnsi="Arial" w:cs="Arial"/>
              <w:color w:val="000000" w:themeColor="text1"/>
              <w:sz w:val="22"/>
              <w:highlight w:val="yellow"/>
            </w:rPr>
          </w:rPrChange>
        </w:rPr>
        <w:t xml:space="preserve">cfDNA </w:t>
      </w:r>
      <w:r w:rsidR="007502B8" w:rsidRPr="00A26CE3">
        <w:rPr>
          <w:rFonts w:ascii="Arial" w:hAnsi="Arial" w:cs="Arial"/>
          <w:color w:val="000000" w:themeColor="text1"/>
          <w:sz w:val="22"/>
        </w:rPr>
        <w:t>fra</w:t>
      </w:r>
      <w:r w:rsidR="007502B8">
        <w:rPr>
          <w:rFonts w:ascii="Arial" w:hAnsi="Arial" w:cs="Arial"/>
          <w:color w:val="000000" w:themeColor="text1"/>
          <w:sz w:val="22"/>
        </w:rPr>
        <w:t>gments</w:t>
      </w:r>
      <w:r w:rsidR="00BA77BE">
        <w:rPr>
          <w:rFonts w:ascii="Arial" w:hAnsi="Arial" w:cs="Arial"/>
          <w:color w:val="000000" w:themeColor="text1"/>
          <w:sz w:val="22"/>
        </w:rPr>
        <w:t>,</w:t>
      </w:r>
      <w:r w:rsidR="00067DD0">
        <w:rPr>
          <w:rFonts w:ascii="Arial" w:hAnsi="Arial" w:cs="Arial"/>
          <w:color w:val="000000" w:themeColor="text1"/>
          <w:sz w:val="22"/>
        </w:rPr>
        <w:t xml:space="preserve"> </w:t>
      </w:r>
      <w:r w:rsidR="00BA77BE">
        <w:rPr>
          <w:rFonts w:ascii="Arial" w:hAnsi="Arial" w:cs="Arial"/>
          <w:color w:val="000000" w:themeColor="text1"/>
          <w:sz w:val="22"/>
        </w:rPr>
        <w:t>particularly in pati</w:t>
      </w:r>
      <w:r w:rsidR="00E755FF">
        <w:rPr>
          <w:rFonts w:ascii="Arial" w:hAnsi="Arial" w:cs="Arial"/>
          <w:color w:val="000000" w:themeColor="text1"/>
          <w:sz w:val="22"/>
        </w:rPr>
        <w:t xml:space="preserve">ents with early stage HCC, </w:t>
      </w:r>
      <w:r w:rsidR="007502B8">
        <w:rPr>
          <w:rFonts w:ascii="Arial" w:hAnsi="Arial" w:cs="Arial"/>
          <w:color w:val="000000" w:themeColor="text1"/>
          <w:sz w:val="22"/>
        </w:rPr>
        <w:t>l</w:t>
      </w:r>
      <w:r w:rsidR="00E755FF">
        <w:rPr>
          <w:rFonts w:ascii="Arial" w:hAnsi="Arial" w:cs="Arial"/>
          <w:color w:val="000000" w:themeColor="text1"/>
          <w:sz w:val="22"/>
        </w:rPr>
        <w:t>ong-</w:t>
      </w:r>
      <w:r w:rsidR="00BA77BE">
        <w:rPr>
          <w:rFonts w:ascii="Arial" w:hAnsi="Arial" w:cs="Arial"/>
          <w:color w:val="000000" w:themeColor="text1"/>
          <w:sz w:val="22"/>
        </w:rPr>
        <w:t>range methylation around HBV integaration sit</w:t>
      </w:r>
      <w:r w:rsidR="00BA77BE" w:rsidRPr="00223FC0">
        <w:rPr>
          <w:rFonts w:ascii="Arial" w:hAnsi="Arial" w:cs="Arial"/>
          <w:color w:val="000000" w:themeColor="text1"/>
          <w:sz w:val="22"/>
        </w:rPr>
        <w:t>es</w:t>
      </w:r>
      <w:r w:rsidR="00EA36BD" w:rsidRPr="00223FC0">
        <w:rPr>
          <w:rFonts w:ascii="Arial" w:hAnsi="Arial" w:cs="Arial"/>
          <w:color w:val="000000" w:themeColor="text1"/>
          <w:sz w:val="22"/>
        </w:rPr>
        <w:t xml:space="preserve"> (</w:t>
      </w:r>
      <w:r w:rsidR="0064246F" w:rsidRPr="00223FC0">
        <w:rPr>
          <w:rFonts w:ascii="Arial" w:hAnsi="Arial" w:cs="Arial"/>
          <w:color w:val="000000" w:themeColor="text1"/>
          <w:sz w:val="22"/>
          <w:rPrChange w:id="230" w:author="Zhang Haikun" w:date="2019-12-19T18:19:00Z">
            <w:rPr>
              <w:rFonts w:ascii="Arial" w:hAnsi="Arial" w:cs="Arial"/>
              <w:color w:val="000000" w:themeColor="text1"/>
              <w:sz w:val="22"/>
              <w:highlight w:val="green"/>
            </w:rPr>
          </w:rPrChange>
        </w:rPr>
        <w:t>Methyl</w:t>
      </w:r>
      <w:r w:rsidR="0064246F" w:rsidRPr="00223FC0">
        <w:rPr>
          <w:rFonts w:ascii="Arial" w:hAnsi="Arial" w:cs="Arial"/>
          <w:color w:val="000000" w:themeColor="text1"/>
          <w:sz w:val="22"/>
          <w:vertAlign w:val="subscript"/>
          <w:rPrChange w:id="231" w:author="Zhang Haikun" w:date="2019-12-19T18:19:00Z">
            <w:rPr>
              <w:rFonts w:ascii="Arial" w:hAnsi="Arial" w:cs="Arial"/>
              <w:color w:val="000000" w:themeColor="text1"/>
              <w:sz w:val="22"/>
              <w:highlight w:val="green"/>
              <w:vertAlign w:val="subscript"/>
            </w:rPr>
          </w:rPrChange>
        </w:rPr>
        <w:t>HBV5K</w:t>
      </w:r>
      <w:r w:rsidR="00EA36BD" w:rsidRPr="00223FC0">
        <w:rPr>
          <w:rFonts w:ascii="Arial" w:hAnsi="Arial" w:cs="Arial"/>
          <w:color w:val="000000" w:themeColor="text1"/>
          <w:sz w:val="22"/>
        </w:rPr>
        <w:t>)</w:t>
      </w:r>
      <w:r w:rsidR="00BA77BE" w:rsidRPr="00223FC0">
        <w:rPr>
          <w:rFonts w:ascii="Arial" w:hAnsi="Arial" w:cs="Arial"/>
          <w:color w:val="000000" w:themeColor="text1"/>
          <w:sz w:val="22"/>
        </w:rPr>
        <w:t xml:space="preserve"> wa</w:t>
      </w:r>
      <w:r w:rsidR="00BA77BE">
        <w:rPr>
          <w:rFonts w:ascii="Arial" w:hAnsi="Arial" w:cs="Arial"/>
          <w:color w:val="000000" w:themeColor="text1"/>
          <w:sz w:val="22"/>
        </w:rPr>
        <w:t xml:space="preserve">s applied to </w:t>
      </w:r>
      <w:r w:rsidR="002050F7">
        <w:rPr>
          <w:rFonts w:ascii="Arial" w:hAnsi="Arial" w:cs="Arial"/>
          <w:color w:val="000000" w:themeColor="text1"/>
          <w:sz w:val="22"/>
        </w:rPr>
        <w:t xml:space="preserve">measure the methylation status of cfDNA in the five </w:t>
      </w:r>
      <w:r w:rsidR="00C66C5D">
        <w:rPr>
          <w:rFonts w:ascii="Arial" w:hAnsi="Arial" w:cs="Arial"/>
          <w:color w:val="000000" w:themeColor="text1"/>
          <w:sz w:val="22"/>
        </w:rPr>
        <w:t>cfD</w:t>
      </w:r>
      <w:r w:rsidR="00C66C5D">
        <w:rPr>
          <w:rFonts w:ascii="Arial" w:hAnsi="Arial" w:cs="Arial" w:hint="eastAsia"/>
          <w:color w:val="000000" w:themeColor="text1"/>
          <w:sz w:val="22"/>
        </w:rPr>
        <w:t>N</w:t>
      </w:r>
      <w:r w:rsidR="00C66C5D">
        <w:rPr>
          <w:rFonts w:ascii="Arial" w:hAnsi="Arial" w:cs="Arial"/>
          <w:color w:val="000000" w:themeColor="text1"/>
          <w:sz w:val="22"/>
        </w:rPr>
        <w:t xml:space="preserve">A </w:t>
      </w:r>
      <w:r w:rsidR="002050F7">
        <w:rPr>
          <w:rFonts w:ascii="Arial" w:hAnsi="Arial" w:cs="Arial"/>
          <w:color w:val="000000" w:themeColor="text1"/>
          <w:sz w:val="22"/>
        </w:rPr>
        <w:t>samples</w:t>
      </w:r>
      <w:r w:rsidR="00EA36BD">
        <w:rPr>
          <w:rFonts w:ascii="Arial" w:hAnsi="Arial" w:cs="Arial"/>
          <w:color w:val="000000" w:themeColor="text1"/>
          <w:sz w:val="22"/>
        </w:rPr>
        <w:t xml:space="preserve"> at </w:t>
      </w:r>
      <w:del w:id="232" w:author="Zhang Haikun" w:date="2019-12-19T18:19:00Z">
        <w:r w:rsidR="00EA36BD" w:rsidRPr="00223FC0" w:rsidDel="00223FC0">
          <w:rPr>
            <w:rFonts w:ascii="Arial" w:hAnsi="Arial" w:cs="Arial"/>
            <w:color w:val="000000" w:themeColor="text1"/>
            <w:sz w:val="22"/>
            <w:highlight w:val="yellow"/>
            <w:rPrChange w:id="233" w:author="Zhang Haikun" w:date="2019-12-19T18:19:00Z">
              <w:rPr>
                <w:rFonts w:ascii="Arial" w:hAnsi="Arial" w:cs="Arial"/>
                <w:color w:val="000000" w:themeColor="text1"/>
                <w:sz w:val="22"/>
              </w:rPr>
            </w:rPrChange>
          </w:rPr>
          <w:delText xml:space="preserve">medium </w:delText>
        </w:r>
      </w:del>
      <w:ins w:id="234" w:author="Zhang Haikun" w:date="2019-12-19T18:19:00Z">
        <w:r w:rsidR="00223FC0" w:rsidRPr="00223FC0">
          <w:rPr>
            <w:rFonts w:ascii="Arial" w:hAnsi="Arial" w:cs="Arial"/>
            <w:color w:val="000000" w:themeColor="text1"/>
            <w:sz w:val="22"/>
            <w:highlight w:val="yellow"/>
            <w:rPrChange w:id="235" w:author="Zhang Haikun" w:date="2019-12-19T18:19:00Z">
              <w:rPr>
                <w:rFonts w:ascii="Arial" w:hAnsi="Arial" w:cs="Arial"/>
                <w:color w:val="000000" w:themeColor="text1"/>
                <w:sz w:val="22"/>
              </w:rPr>
            </w:rPrChange>
          </w:rPr>
          <w:t>high-depth</w:t>
        </w:r>
        <w:r w:rsidR="00223FC0">
          <w:rPr>
            <w:rFonts w:ascii="Arial" w:hAnsi="Arial" w:cs="Arial"/>
            <w:color w:val="000000" w:themeColor="text1"/>
            <w:sz w:val="22"/>
          </w:rPr>
          <w:t xml:space="preserve"> </w:t>
        </w:r>
      </w:ins>
      <w:r w:rsidR="00EA36BD">
        <w:rPr>
          <w:rFonts w:ascii="Arial" w:hAnsi="Arial" w:cs="Arial"/>
          <w:color w:val="000000" w:themeColor="text1"/>
          <w:sz w:val="22"/>
        </w:rPr>
        <w:t xml:space="preserve">sequencing volume </w:t>
      </w:r>
      <w:r w:rsidR="00EA36BD" w:rsidRPr="00D3757C">
        <w:rPr>
          <w:rFonts w:ascii="Arial" w:hAnsi="Arial" w:cs="Arial"/>
          <w:color w:val="000000" w:themeColor="text1"/>
          <w:sz w:val="22"/>
        </w:rPr>
        <w:t>(each composed of approximately 58M reads)</w:t>
      </w:r>
      <w:r w:rsidR="00EA36BD">
        <w:rPr>
          <w:rFonts w:ascii="Arial" w:hAnsi="Arial" w:cs="Arial"/>
          <w:color w:val="000000" w:themeColor="text1"/>
          <w:sz w:val="22"/>
        </w:rPr>
        <w:t xml:space="preserve">. </w:t>
      </w:r>
      <w:r w:rsidR="00F3086A">
        <w:rPr>
          <w:rFonts w:ascii="Arial" w:hAnsi="Arial" w:cs="Arial"/>
          <w:color w:val="000000" w:themeColor="text1"/>
          <w:sz w:val="22"/>
        </w:rPr>
        <w:t>As e</w:t>
      </w:r>
      <w:r w:rsidR="00F3086A" w:rsidRPr="00223FC0">
        <w:rPr>
          <w:rFonts w:ascii="Arial" w:hAnsi="Arial" w:cs="Arial"/>
          <w:color w:val="000000" w:themeColor="text1"/>
          <w:sz w:val="22"/>
        </w:rPr>
        <w:t>xpected,</w:t>
      </w:r>
      <w:r w:rsidR="00931194" w:rsidRPr="00223FC0">
        <w:rPr>
          <w:rFonts w:ascii="Arial" w:hAnsi="Arial" w:cs="Arial"/>
          <w:color w:val="000000" w:themeColor="text1"/>
          <w:sz w:val="22"/>
          <w:rPrChange w:id="236" w:author="Zhang Haikun" w:date="2019-12-19T18:19:00Z">
            <w:rPr>
              <w:rFonts w:ascii="Arial" w:hAnsi="Arial" w:cs="Arial"/>
              <w:color w:val="000000" w:themeColor="text1"/>
              <w:sz w:val="22"/>
              <w:highlight w:val="green"/>
            </w:rPr>
          </w:rPrChange>
        </w:rPr>
        <w:t xml:space="preserve"> Methyl</w:t>
      </w:r>
      <w:r w:rsidR="00931194" w:rsidRPr="00223FC0">
        <w:rPr>
          <w:rFonts w:ascii="Arial" w:hAnsi="Arial" w:cs="Arial"/>
          <w:color w:val="000000" w:themeColor="text1"/>
          <w:sz w:val="22"/>
          <w:vertAlign w:val="subscript"/>
          <w:rPrChange w:id="237" w:author="Zhang Haikun" w:date="2019-12-19T18:19:00Z">
            <w:rPr>
              <w:rFonts w:ascii="Arial" w:hAnsi="Arial" w:cs="Arial"/>
              <w:color w:val="000000" w:themeColor="text1"/>
              <w:sz w:val="22"/>
              <w:highlight w:val="green"/>
              <w:vertAlign w:val="subscript"/>
            </w:rPr>
          </w:rPrChange>
        </w:rPr>
        <w:t>HBV5K</w:t>
      </w:r>
      <w:r w:rsidR="00931194" w:rsidRPr="00223FC0">
        <w:rPr>
          <w:rFonts w:ascii="Arial" w:hAnsi="Arial" w:cs="Arial"/>
          <w:color w:val="000000" w:themeColor="text1"/>
          <w:sz w:val="22"/>
          <w:vertAlign w:val="subscript"/>
        </w:rPr>
        <w:t xml:space="preserve"> </w:t>
      </w:r>
      <w:r w:rsidR="001236A5" w:rsidRPr="00223FC0">
        <w:rPr>
          <w:rFonts w:ascii="Arial" w:hAnsi="Arial" w:cs="Arial"/>
          <w:color w:val="000000" w:themeColor="text1"/>
          <w:sz w:val="22"/>
        </w:rPr>
        <w:t>was</w:t>
      </w:r>
      <w:r w:rsidR="001236A5" w:rsidRPr="00A32097">
        <w:rPr>
          <w:rFonts w:ascii="Arial" w:hAnsi="Arial" w:cs="Arial"/>
          <w:color w:val="000000" w:themeColor="text1"/>
          <w:sz w:val="22"/>
        </w:rPr>
        <w:t xml:space="preserve"> much lower in the HCC patie</w:t>
      </w:r>
      <w:r w:rsidR="001236A5" w:rsidRPr="007C6341">
        <w:rPr>
          <w:rFonts w:ascii="Arial" w:hAnsi="Arial" w:cs="Arial"/>
          <w:color w:val="000000" w:themeColor="text1"/>
          <w:sz w:val="22"/>
        </w:rPr>
        <w:t>nt (</w:t>
      </w:r>
      <w:r w:rsidR="007C6341" w:rsidRPr="007C6341">
        <w:rPr>
          <w:rFonts w:ascii="Arial" w:hAnsi="Arial" w:cs="Arial"/>
          <w:color w:val="000000" w:themeColor="text1"/>
          <w:sz w:val="22"/>
        </w:rPr>
        <w:t>49.85</w:t>
      </w:r>
      <w:r w:rsidR="001236A5" w:rsidRPr="007C6341">
        <w:rPr>
          <w:rFonts w:ascii="Arial" w:hAnsi="Arial" w:cs="Arial"/>
          <w:color w:val="000000" w:themeColor="text1"/>
          <w:sz w:val="22"/>
        </w:rPr>
        <w:t>%) comp</w:t>
      </w:r>
      <w:r w:rsidR="001236A5" w:rsidRPr="00A32097">
        <w:rPr>
          <w:rFonts w:ascii="Arial" w:hAnsi="Arial" w:cs="Arial"/>
          <w:color w:val="000000" w:themeColor="text1"/>
          <w:sz w:val="22"/>
        </w:rPr>
        <w:t>ared to healthy individual, chronic hepatitis and cirrhosi</w:t>
      </w:r>
      <w:r w:rsidR="001236A5" w:rsidRPr="007C6341">
        <w:rPr>
          <w:rFonts w:ascii="Arial" w:hAnsi="Arial" w:cs="Arial"/>
          <w:color w:val="000000" w:themeColor="text1"/>
          <w:sz w:val="22"/>
        </w:rPr>
        <w:t>s (7</w:t>
      </w:r>
      <w:r w:rsidR="007C6341" w:rsidRPr="007C6341">
        <w:rPr>
          <w:rFonts w:ascii="Arial" w:hAnsi="Arial" w:cs="Arial"/>
          <w:color w:val="000000" w:themeColor="text1"/>
          <w:sz w:val="22"/>
        </w:rPr>
        <w:t>2</w:t>
      </w:r>
      <w:r w:rsidR="001236A5" w:rsidRPr="007C6341">
        <w:rPr>
          <w:rFonts w:ascii="Arial" w:hAnsi="Arial" w:cs="Arial"/>
          <w:color w:val="000000" w:themeColor="text1"/>
          <w:sz w:val="22"/>
        </w:rPr>
        <w:t>.7</w:t>
      </w:r>
      <w:r w:rsidR="007C6341" w:rsidRPr="007C6341">
        <w:rPr>
          <w:rFonts w:ascii="Arial" w:hAnsi="Arial" w:cs="Arial"/>
          <w:color w:val="000000" w:themeColor="text1"/>
          <w:sz w:val="22"/>
        </w:rPr>
        <w:t>2</w:t>
      </w:r>
      <w:r w:rsidR="001236A5" w:rsidRPr="007C6341">
        <w:rPr>
          <w:rFonts w:ascii="Arial" w:hAnsi="Arial" w:cs="Arial"/>
          <w:color w:val="000000" w:themeColor="text1"/>
          <w:sz w:val="22"/>
        </w:rPr>
        <w:t>%, 7</w:t>
      </w:r>
      <w:r w:rsidR="007C6341" w:rsidRPr="007C6341">
        <w:rPr>
          <w:rFonts w:ascii="Arial" w:hAnsi="Arial" w:cs="Arial"/>
          <w:color w:val="000000" w:themeColor="text1"/>
          <w:sz w:val="22"/>
        </w:rPr>
        <w:t>1</w:t>
      </w:r>
      <w:r w:rsidR="001236A5" w:rsidRPr="007C6341">
        <w:rPr>
          <w:rFonts w:ascii="Arial" w:hAnsi="Arial" w:cs="Arial"/>
          <w:color w:val="000000" w:themeColor="text1"/>
          <w:sz w:val="22"/>
        </w:rPr>
        <w:t>.</w:t>
      </w:r>
      <w:r w:rsidR="007C6341" w:rsidRPr="007C6341">
        <w:rPr>
          <w:rFonts w:ascii="Arial" w:hAnsi="Arial" w:cs="Arial"/>
          <w:color w:val="000000" w:themeColor="text1"/>
          <w:sz w:val="22"/>
        </w:rPr>
        <w:t>58</w:t>
      </w:r>
      <w:r w:rsidR="001236A5" w:rsidRPr="007C6341">
        <w:rPr>
          <w:rFonts w:ascii="Arial" w:hAnsi="Arial" w:cs="Arial"/>
          <w:color w:val="000000" w:themeColor="text1"/>
          <w:sz w:val="22"/>
        </w:rPr>
        <w:t>% and 7</w:t>
      </w:r>
      <w:r w:rsidR="007C6341" w:rsidRPr="007C6341">
        <w:rPr>
          <w:rFonts w:ascii="Arial" w:hAnsi="Arial" w:cs="Arial"/>
          <w:color w:val="000000" w:themeColor="text1"/>
          <w:sz w:val="22"/>
        </w:rPr>
        <w:t>1</w:t>
      </w:r>
      <w:r w:rsidR="001236A5" w:rsidRPr="007C6341">
        <w:rPr>
          <w:rFonts w:ascii="Arial" w:hAnsi="Arial" w:cs="Arial"/>
          <w:color w:val="000000" w:themeColor="text1"/>
          <w:sz w:val="22"/>
        </w:rPr>
        <w:t>.</w:t>
      </w:r>
      <w:r w:rsidR="007C6341" w:rsidRPr="007C6341">
        <w:rPr>
          <w:rFonts w:ascii="Arial" w:hAnsi="Arial" w:cs="Arial"/>
          <w:color w:val="000000" w:themeColor="text1"/>
          <w:sz w:val="22"/>
        </w:rPr>
        <w:t>92</w:t>
      </w:r>
      <w:r w:rsidR="001236A5" w:rsidRPr="007C6341">
        <w:rPr>
          <w:rFonts w:ascii="Arial" w:hAnsi="Arial" w:cs="Arial"/>
          <w:color w:val="000000" w:themeColor="text1"/>
          <w:sz w:val="22"/>
        </w:rPr>
        <w:t>%;</w:t>
      </w:r>
      <w:r w:rsidR="001236A5">
        <w:rPr>
          <w:rFonts w:ascii="Arial" w:eastAsia="Times New Roman" w:hAnsi="Arial" w:cs="Arial"/>
          <w:b/>
          <w:color w:val="44546A" w:themeColor="text2"/>
          <w:sz w:val="22"/>
          <w:lang w:eastAsia="en-US"/>
        </w:rPr>
        <w:t xml:space="preserve"> </w:t>
      </w:r>
      <w:r w:rsidR="001236A5" w:rsidRPr="00A32097">
        <w:rPr>
          <w:rFonts w:ascii="Arial" w:eastAsia="Times New Roman" w:hAnsi="Arial" w:cs="Arial"/>
          <w:b/>
          <w:color w:val="44546A" w:themeColor="text2"/>
          <w:sz w:val="22"/>
          <w:lang w:eastAsia="en-US"/>
        </w:rPr>
        <w:t xml:space="preserve">Table </w:t>
      </w:r>
      <w:r w:rsidR="001236A5">
        <w:rPr>
          <w:rFonts w:ascii="Arial" w:eastAsia="Times New Roman" w:hAnsi="Arial" w:cs="Arial"/>
          <w:b/>
          <w:color w:val="44546A" w:themeColor="text2"/>
          <w:sz w:val="22"/>
          <w:lang w:eastAsia="en-US"/>
        </w:rPr>
        <w:t>S</w:t>
      </w:r>
      <w:r w:rsidR="001236A5" w:rsidRPr="00A32097">
        <w:rPr>
          <w:rFonts w:ascii="Arial" w:eastAsia="Times New Roman" w:hAnsi="Arial" w:cs="Arial"/>
          <w:b/>
          <w:color w:val="44546A" w:themeColor="text2"/>
          <w:sz w:val="22"/>
          <w:lang w:eastAsia="en-US"/>
        </w:rPr>
        <w:t>1</w:t>
      </w:r>
      <w:r w:rsidR="001236A5" w:rsidRPr="001236A5">
        <w:rPr>
          <w:rFonts w:ascii="Arial" w:hAnsi="Arial" w:cs="Arial"/>
          <w:color w:val="000000" w:themeColor="text1"/>
          <w:sz w:val="22"/>
        </w:rPr>
        <w:t>;</w:t>
      </w:r>
      <w:r w:rsidR="001236A5">
        <w:rPr>
          <w:rFonts w:ascii="Arial" w:hAnsi="Arial" w:cs="Arial"/>
          <w:color w:val="000000" w:themeColor="text1"/>
          <w:sz w:val="22"/>
        </w:rPr>
        <w:t xml:space="preserve"> </w:t>
      </w:r>
      <w:r w:rsidR="001236A5" w:rsidRPr="001236A5">
        <w:rPr>
          <w:rFonts w:ascii="Arial" w:eastAsia="Times New Roman" w:hAnsi="Arial" w:cs="Arial"/>
          <w:b/>
          <w:color w:val="44546A" w:themeColor="text2"/>
          <w:sz w:val="22"/>
          <w:lang w:eastAsia="en-US"/>
        </w:rPr>
        <w:t>Fig S1A</w:t>
      </w:r>
      <w:r w:rsidR="001236A5" w:rsidRPr="00A32097">
        <w:rPr>
          <w:rFonts w:ascii="Arial" w:hAnsi="Arial" w:cs="Arial"/>
          <w:color w:val="000000" w:themeColor="text1"/>
          <w:sz w:val="22"/>
        </w:rPr>
        <w:t>)</w:t>
      </w:r>
      <w:r w:rsidR="00EA36BD">
        <w:rPr>
          <w:rFonts w:ascii="Arial" w:hAnsi="Arial" w:cs="Arial"/>
          <w:color w:val="000000" w:themeColor="text1"/>
          <w:sz w:val="22"/>
        </w:rPr>
        <w:t xml:space="preserve">. </w:t>
      </w:r>
      <w:bookmarkEnd w:id="142"/>
      <w:r w:rsidR="00F52901" w:rsidRPr="001715AD">
        <w:rPr>
          <w:rFonts w:ascii="Arial" w:hAnsi="Arial" w:cs="Arial"/>
          <w:color w:val="000000" w:themeColor="text1"/>
          <w:sz w:val="22"/>
        </w:rPr>
        <w:t xml:space="preserve">To determine the effective </w:t>
      </w:r>
      <w:r w:rsidR="00EA36BD">
        <w:rPr>
          <w:rFonts w:ascii="Arial" w:hAnsi="Arial" w:cs="Arial"/>
          <w:color w:val="000000" w:themeColor="text1"/>
          <w:sz w:val="22"/>
        </w:rPr>
        <w:t xml:space="preserve">small </w:t>
      </w:r>
      <w:r w:rsidR="00F52901" w:rsidRPr="001715AD">
        <w:rPr>
          <w:rFonts w:ascii="Arial" w:hAnsi="Arial" w:cs="Arial"/>
          <w:color w:val="000000" w:themeColor="text1"/>
          <w:sz w:val="22"/>
        </w:rPr>
        <w:t>sequencing depth</w:t>
      </w:r>
      <w:r w:rsidR="00EA36BD">
        <w:rPr>
          <w:rFonts w:ascii="Arial" w:hAnsi="Arial" w:cs="Arial"/>
          <w:color w:val="000000" w:themeColor="text1"/>
          <w:sz w:val="22"/>
        </w:rPr>
        <w:t xml:space="preserve">, </w:t>
      </w:r>
      <w:r w:rsidR="009F03E0" w:rsidRPr="00D3757C">
        <w:rPr>
          <w:rFonts w:ascii="Arial" w:hAnsi="Arial" w:cs="Arial"/>
          <w:color w:val="000000" w:themeColor="text1"/>
          <w:sz w:val="22"/>
        </w:rPr>
        <w:t xml:space="preserve">we randomly sampled 1M to 10M mappable reads from each sequencing dataset </w:t>
      </w:r>
      <w:r w:rsidR="00EA36BD">
        <w:rPr>
          <w:rFonts w:ascii="Arial" w:hAnsi="Arial" w:cs="Arial"/>
          <w:color w:val="000000" w:themeColor="text1"/>
          <w:sz w:val="22"/>
        </w:rPr>
        <w:t xml:space="preserve">and </w:t>
      </w:r>
      <w:del w:id="238" w:author="Zhang Haikun" w:date="2019-12-19T11:07:00Z">
        <w:r w:rsidR="00EA36BD" w:rsidDel="00A26CE3">
          <w:rPr>
            <w:rFonts w:ascii="Arial" w:hAnsi="Arial" w:cs="Arial"/>
            <w:color w:val="000000" w:themeColor="text1"/>
            <w:sz w:val="22"/>
          </w:rPr>
          <w:delText>caculated</w:delText>
        </w:r>
      </w:del>
      <w:ins w:id="239" w:author="Zhang Haikun" w:date="2019-12-19T11:07:00Z">
        <w:r w:rsidR="00A26CE3">
          <w:rPr>
            <w:rFonts w:ascii="Arial" w:hAnsi="Arial" w:cs="Arial"/>
            <w:color w:val="000000" w:themeColor="text1"/>
            <w:sz w:val="22"/>
          </w:rPr>
          <w:t>c</w:t>
        </w:r>
        <w:r w:rsidR="00A26CE3" w:rsidRPr="00924FEF">
          <w:rPr>
            <w:rFonts w:ascii="Arial" w:hAnsi="Arial" w:cs="Arial"/>
            <w:color w:val="000000" w:themeColor="text1"/>
            <w:sz w:val="22"/>
          </w:rPr>
          <w:t xml:space="preserve">alculated </w:t>
        </w:r>
        <w:commentRangeStart w:id="240"/>
        <w:r w:rsidR="00A26CE3" w:rsidRPr="00924FEF">
          <w:rPr>
            <w:rFonts w:ascii="Arial" w:hAnsi="Arial" w:cs="Arial"/>
            <w:color w:val="000000" w:themeColor="text1"/>
            <w:sz w:val="22"/>
            <w:highlight w:val="yellow"/>
            <w:rPrChange w:id="241" w:author="Zhang Haikun" w:date="2019-12-19T18:27:00Z">
              <w:rPr>
                <w:rFonts w:ascii="Arial" w:hAnsi="Arial" w:cs="Arial"/>
                <w:color w:val="000000" w:themeColor="text1"/>
                <w:sz w:val="22"/>
              </w:rPr>
            </w:rPrChange>
          </w:rPr>
          <w:t>permuted</w:t>
        </w:r>
      </w:ins>
      <w:r w:rsidR="00EA36BD" w:rsidRPr="00924FEF">
        <w:rPr>
          <w:rFonts w:ascii="Arial" w:hAnsi="Arial" w:cs="Arial"/>
          <w:color w:val="000000" w:themeColor="text1"/>
          <w:sz w:val="22"/>
          <w:highlight w:val="yellow"/>
          <w:rPrChange w:id="242" w:author="Zhang Haikun" w:date="2019-12-19T18:27:00Z">
            <w:rPr>
              <w:rFonts w:ascii="Arial" w:hAnsi="Arial" w:cs="Arial"/>
              <w:color w:val="000000" w:themeColor="text1"/>
              <w:sz w:val="22"/>
            </w:rPr>
          </w:rPrChange>
        </w:rPr>
        <w:t xml:space="preserve"> </w:t>
      </w:r>
      <w:r w:rsidR="00931194" w:rsidRPr="00924FEF">
        <w:rPr>
          <w:rFonts w:ascii="Arial" w:hAnsi="Arial" w:cs="Arial"/>
          <w:color w:val="000000" w:themeColor="text1"/>
          <w:sz w:val="22"/>
          <w:highlight w:val="yellow"/>
          <w:rPrChange w:id="243" w:author="Zhang Haikun" w:date="2019-12-19T18:27:00Z">
            <w:rPr>
              <w:rFonts w:ascii="Arial" w:hAnsi="Arial" w:cs="Arial"/>
              <w:color w:val="000000" w:themeColor="text1"/>
              <w:sz w:val="22"/>
              <w:highlight w:val="green"/>
            </w:rPr>
          </w:rPrChange>
        </w:rPr>
        <w:t>Methyl</w:t>
      </w:r>
      <w:r w:rsidR="00931194" w:rsidRPr="00924FEF">
        <w:rPr>
          <w:rFonts w:ascii="Arial" w:hAnsi="Arial" w:cs="Arial"/>
          <w:color w:val="000000" w:themeColor="text1"/>
          <w:sz w:val="22"/>
          <w:highlight w:val="yellow"/>
          <w:vertAlign w:val="subscript"/>
          <w:rPrChange w:id="244" w:author="Zhang Haikun" w:date="2019-12-19T18:27:00Z">
            <w:rPr>
              <w:rFonts w:ascii="Arial" w:hAnsi="Arial" w:cs="Arial"/>
              <w:color w:val="000000" w:themeColor="text1"/>
              <w:sz w:val="22"/>
              <w:highlight w:val="green"/>
              <w:vertAlign w:val="subscript"/>
            </w:rPr>
          </w:rPrChange>
        </w:rPr>
        <w:t>HBV5K</w:t>
      </w:r>
      <w:commentRangeEnd w:id="240"/>
      <w:r w:rsidR="00924FEF">
        <w:rPr>
          <w:rStyle w:val="ab"/>
        </w:rPr>
        <w:commentReference w:id="240"/>
      </w:r>
      <w:r w:rsidR="00931194" w:rsidRPr="00924FEF">
        <w:rPr>
          <w:rFonts w:ascii="Arial" w:hAnsi="Arial" w:cs="Arial"/>
          <w:color w:val="000000" w:themeColor="text1"/>
          <w:sz w:val="22"/>
          <w:vertAlign w:val="subscript"/>
        </w:rPr>
        <w:t xml:space="preserve"> </w:t>
      </w:r>
      <w:r w:rsidR="00EA36BD" w:rsidRPr="00924FEF">
        <w:rPr>
          <w:rFonts w:ascii="Arial" w:hAnsi="Arial" w:cs="Arial"/>
          <w:color w:val="000000" w:themeColor="text1"/>
          <w:sz w:val="22"/>
        </w:rPr>
        <w:t>res</w:t>
      </w:r>
      <w:r w:rsidR="00EA36BD">
        <w:rPr>
          <w:rFonts w:ascii="Arial" w:hAnsi="Arial" w:cs="Arial"/>
          <w:color w:val="000000" w:themeColor="text1"/>
          <w:sz w:val="22"/>
        </w:rPr>
        <w:t xml:space="preserve">pectively </w:t>
      </w:r>
      <w:r w:rsidR="009C5CB4" w:rsidRPr="00D3757C">
        <w:rPr>
          <w:rFonts w:ascii="Arial" w:hAnsi="Arial" w:cs="Arial"/>
          <w:color w:val="000000" w:themeColor="text1"/>
          <w:sz w:val="22"/>
        </w:rPr>
        <w:t>(</w:t>
      </w:r>
      <w:r w:rsidR="009C5CB4" w:rsidRPr="005E5C0C">
        <w:rPr>
          <w:rFonts w:ascii="Arial" w:eastAsia="Times New Roman" w:hAnsi="Arial" w:cs="Arial"/>
          <w:b/>
          <w:color w:val="44546A" w:themeColor="text2"/>
          <w:sz w:val="22"/>
          <w:lang w:eastAsia="en-US"/>
        </w:rPr>
        <w:t>Methods</w:t>
      </w:r>
      <w:r w:rsidR="009C5CB4">
        <w:rPr>
          <w:rFonts w:ascii="Arial" w:hAnsi="Arial" w:cs="Arial"/>
          <w:color w:val="000000" w:themeColor="text1"/>
          <w:sz w:val="22"/>
        </w:rPr>
        <w:t>).</w:t>
      </w:r>
      <w:ins w:id="245" w:author="Zhang Haikun" w:date="2019-12-19T11:07:00Z">
        <w:r w:rsidR="00A26CE3">
          <w:rPr>
            <w:rFonts w:ascii="Arial" w:hAnsi="Arial" w:cs="Arial"/>
            <w:color w:val="000000" w:themeColor="text1"/>
            <w:sz w:val="22"/>
          </w:rPr>
          <w:t xml:space="preserve"> </w:t>
        </w:r>
      </w:ins>
      <w:r w:rsidR="00D3757C" w:rsidRPr="00D3757C">
        <w:rPr>
          <w:rFonts w:ascii="Arial" w:hAnsi="Arial" w:cs="Arial"/>
          <w:color w:val="000000" w:themeColor="text1"/>
          <w:sz w:val="22"/>
        </w:rPr>
        <w:t>A</w:t>
      </w:r>
      <w:r w:rsidR="00142365" w:rsidRPr="002E0876">
        <w:rPr>
          <w:rFonts w:ascii="Arial" w:hAnsi="Arial" w:cs="Arial"/>
          <w:color w:val="000000" w:themeColor="text1"/>
          <w:sz w:val="22"/>
        </w:rPr>
        <w:t xml:space="preserve">s predicted, when we </w:t>
      </w:r>
      <w:r w:rsidR="00EA36BD">
        <w:rPr>
          <w:rFonts w:ascii="Arial" w:hAnsi="Arial" w:cs="Arial"/>
          <w:color w:val="000000" w:themeColor="text1"/>
          <w:sz w:val="22"/>
        </w:rPr>
        <w:t>used</w:t>
      </w:r>
      <w:r w:rsidR="00142365" w:rsidRPr="002E0876">
        <w:rPr>
          <w:rFonts w:ascii="Arial" w:hAnsi="Arial" w:cs="Arial"/>
          <w:color w:val="000000" w:themeColor="text1"/>
          <w:sz w:val="22"/>
        </w:rPr>
        <w:t xml:space="preserve"> </w:t>
      </w:r>
      <w:r w:rsidR="00EA36BD">
        <w:rPr>
          <w:rFonts w:ascii="Arial" w:hAnsi="Arial" w:cs="Arial"/>
          <w:color w:val="000000" w:themeColor="text1"/>
          <w:sz w:val="22"/>
        </w:rPr>
        <w:t xml:space="preserve">more </w:t>
      </w:r>
      <w:r w:rsidR="00142365" w:rsidRPr="002E0876">
        <w:rPr>
          <w:rFonts w:ascii="Arial" w:hAnsi="Arial" w:cs="Arial"/>
          <w:color w:val="000000" w:themeColor="text1"/>
          <w:sz w:val="22"/>
        </w:rPr>
        <w:t>sequencing r</w:t>
      </w:r>
      <w:r w:rsidR="00142365" w:rsidRPr="00924FEF">
        <w:rPr>
          <w:rFonts w:ascii="Arial" w:hAnsi="Arial" w:cs="Arial"/>
          <w:color w:val="000000" w:themeColor="text1"/>
          <w:sz w:val="22"/>
        </w:rPr>
        <w:t xml:space="preserve">eads, </w:t>
      </w:r>
      <w:ins w:id="246" w:author="Zhang Haikun" w:date="2019-12-19T11:09:00Z">
        <w:r w:rsidR="00FF4E4C" w:rsidRPr="00924FEF">
          <w:rPr>
            <w:rFonts w:ascii="Arial" w:hAnsi="Arial" w:cs="Arial"/>
            <w:color w:val="000000" w:themeColor="text1"/>
            <w:sz w:val="22"/>
            <w:highlight w:val="yellow"/>
            <w:rPrChange w:id="247" w:author="Zhang Haikun" w:date="2019-12-19T18:28:00Z">
              <w:rPr>
                <w:rFonts w:ascii="Arial" w:hAnsi="Arial" w:cs="Arial"/>
                <w:color w:val="000000" w:themeColor="text1"/>
                <w:sz w:val="22"/>
                <w:highlight w:val="magenta"/>
              </w:rPr>
            </w:rPrChange>
          </w:rPr>
          <w:t xml:space="preserve">permuted </w:t>
        </w:r>
      </w:ins>
      <w:r w:rsidR="00931194" w:rsidRPr="00924FEF">
        <w:rPr>
          <w:rFonts w:ascii="Arial" w:hAnsi="Arial" w:cs="Arial"/>
          <w:color w:val="000000" w:themeColor="text1"/>
          <w:sz w:val="22"/>
          <w:highlight w:val="yellow"/>
          <w:rPrChange w:id="248" w:author="Zhang Haikun" w:date="2019-12-19T18:28:00Z">
            <w:rPr>
              <w:rFonts w:ascii="Arial" w:hAnsi="Arial" w:cs="Arial"/>
              <w:color w:val="000000" w:themeColor="text1"/>
              <w:sz w:val="22"/>
              <w:highlight w:val="green"/>
            </w:rPr>
          </w:rPrChange>
        </w:rPr>
        <w:t>Methyl</w:t>
      </w:r>
      <w:r w:rsidR="00931194" w:rsidRPr="00924FEF">
        <w:rPr>
          <w:rFonts w:ascii="Arial" w:hAnsi="Arial" w:cs="Arial"/>
          <w:color w:val="000000" w:themeColor="text1"/>
          <w:sz w:val="22"/>
          <w:highlight w:val="yellow"/>
          <w:vertAlign w:val="subscript"/>
          <w:rPrChange w:id="249" w:author="Zhang Haikun" w:date="2019-12-19T18:28:00Z">
            <w:rPr>
              <w:rFonts w:ascii="Arial" w:hAnsi="Arial" w:cs="Arial"/>
              <w:color w:val="000000" w:themeColor="text1"/>
              <w:sz w:val="22"/>
              <w:highlight w:val="green"/>
              <w:vertAlign w:val="subscript"/>
            </w:rPr>
          </w:rPrChange>
        </w:rPr>
        <w:t>HBV5K</w:t>
      </w:r>
      <w:r w:rsidR="00931194" w:rsidRPr="00924FEF">
        <w:rPr>
          <w:rFonts w:ascii="Arial" w:hAnsi="Arial" w:cs="Arial"/>
          <w:color w:val="000000" w:themeColor="text1"/>
          <w:sz w:val="22"/>
          <w:vertAlign w:val="subscript"/>
        </w:rPr>
        <w:t xml:space="preserve"> </w:t>
      </w:r>
      <w:r w:rsidR="00142365" w:rsidRPr="00924FEF">
        <w:rPr>
          <w:rFonts w:ascii="Arial" w:hAnsi="Arial" w:cs="Arial"/>
          <w:color w:val="000000" w:themeColor="text1"/>
          <w:sz w:val="22"/>
        </w:rPr>
        <w:t>wa</w:t>
      </w:r>
      <w:r w:rsidR="00142365" w:rsidRPr="002E0876">
        <w:rPr>
          <w:rFonts w:ascii="Arial" w:hAnsi="Arial" w:cs="Arial"/>
          <w:color w:val="000000" w:themeColor="text1"/>
          <w:sz w:val="22"/>
        </w:rPr>
        <w:t>s closer to the value</w:t>
      </w:r>
      <w:r w:rsidR="00142365" w:rsidRPr="002E0876" w:rsidDel="00E97383">
        <w:rPr>
          <w:rFonts w:ascii="Arial" w:hAnsi="Arial" w:cs="Arial"/>
          <w:color w:val="000000" w:themeColor="text1"/>
          <w:sz w:val="22"/>
        </w:rPr>
        <w:t xml:space="preserve"> </w:t>
      </w:r>
      <w:r w:rsidR="00142365" w:rsidRPr="002E0876">
        <w:rPr>
          <w:rFonts w:ascii="Arial" w:hAnsi="Arial" w:cs="Arial"/>
          <w:color w:val="000000" w:themeColor="text1"/>
          <w:sz w:val="22"/>
        </w:rPr>
        <w:t>calculated using total sequencing reads</w:t>
      </w:r>
      <w:r w:rsidR="00F52901" w:rsidRPr="002E0876">
        <w:rPr>
          <w:rFonts w:ascii="Arial" w:hAnsi="Arial" w:cs="Arial"/>
          <w:color w:val="000000" w:themeColor="text1"/>
          <w:sz w:val="22"/>
        </w:rPr>
        <w:t>.</w:t>
      </w:r>
      <w:r w:rsidR="00142365" w:rsidRPr="002E0876">
        <w:rPr>
          <w:rFonts w:ascii="Arial" w:hAnsi="Arial" w:cs="Arial"/>
          <w:color w:val="000000" w:themeColor="text1"/>
          <w:sz w:val="22"/>
        </w:rPr>
        <w:t xml:space="preserve"> The correlation coefficient between the methylation level from low-pass WGBS and </w:t>
      </w:r>
      <w:r w:rsidR="00053D72">
        <w:rPr>
          <w:rFonts w:ascii="Arial" w:hAnsi="Arial" w:cs="Arial"/>
          <w:color w:val="000000" w:themeColor="text1"/>
          <w:sz w:val="22"/>
        </w:rPr>
        <w:t>total</w:t>
      </w:r>
      <w:r w:rsidR="00142365" w:rsidRPr="002E0876">
        <w:rPr>
          <w:rFonts w:ascii="Arial" w:hAnsi="Arial" w:cs="Arial"/>
          <w:color w:val="000000" w:themeColor="text1"/>
          <w:sz w:val="22"/>
        </w:rPr>
        <w:t xml:space="preserve"> WGBS data saturates when using 5M or more</w:t>
      </w:r>
      <w:r w:rsidR="009749AA" w:rsidRPr="002E0876">
        <w:rPr>
          <w:rFonts w:ascii="Arial" w:hAnsi="Arial" w:cs="Arial"/>
          <w:color w:val="000000" w:themeColor="text1"/>
          <w:sz w:val="22"/>
        </w:rPr>
        <w:t xml:space="preserve"> reads</w:t>
      </w:r>
      <w:r w:rsidR="005773AA" w:rsidRPr="002E0876">
        <w:rPr>
          <w:rFonts w:ascii="Arial" w:hAnsi="Arial" w:cs="Arial"/>
          <w:color w:val="000000" w:themeColor="text1"/>
          <w:sz w:val="22"/>
        </w:rPr>
        <w:t xml:space="preserve"> (</w:t>
      </w:r>
      <w:r w:rsidR="005773AA" w:rsidRPr="002E0876">
        <w:rPr>
          <w:rFonts w:ascii="Arial" w:eastAsia="Times New Roman" w:hAnsi="Arial" w:cs="Arial"/>
          <w:b/>
          <w:color w:val="44546A" w:themeColor="text2"/>
          <w:sz w:val="22"/>
          <w:lang w:eastAsia="en-US"/>
        </w:rPr>
        <w:t xml:space="preserve">Fig </w:t>
      </w:r>
      <w:r w:rsidR="005773AA" w:rsidRPr="002E0876">
        <w:rPr>
          <w:rFonts w:ascii="Arial" w:eastAsia="Times New Roman" w:hAnsi="Arial" w:cs="Arial" w:hint="eastAsia"/>
          <w:b/>
          <w:color w:val="44546A" w:themeColor="text2"/>
          <w:sz w:val="22"/>
          <w:lang w:eastAsia="en-US"/>
        </w:rPr>
        <w:t>2</w:t>
      </w:r>
      <w:r w:rsidR="00FB7DFE" w:rsidRPr="00FB7DFE">
        <w:rPr>
          <w:rFonts w:ascii="Arial" w:eastAsia="Times New Roman" w:hAnsi="Arial" w:cs="Arial" w:hint="eastAsia"/>
          <w:b/>
          <w:color w:val="44546A" w:themeColor="text2"/>
          <w:sz w:val="22"/>
          <w:lang w:eastAsia="en-US"/>
        </w:rPr>
        <w:t>A</w:t>
      </w:r>
      <w:r w:rsidR="005773AA" w:rsidRPr="002E0876">
        <w:rPr>
          <w:rFonts w:ascii="Arial" w:eastAsia="Times New Roman" w:hAnsi="Arial" w:cs="Arial" w:hint="eastAsia"/>
          <w:b/>
          <w:color w:val="44546A" w:themeColor="text2"/>
          <w:sz w:val="22"/>
          <w:lang w:eastAsia="en-US"/>
        </w:rPr>
        <w:t>, Fig</w:t>
      </w:r>
      <w:r w:rsidR="005773AA" w:rsidRPr="002E0876">
        <w:rPr>
          <w:rFonts w:ascii="Arial" w:eastAsia="Times New Roman" w:hAnsi="Arial" w:cs="Arial"/>
          <w:b/>
          <w:color w:val="44546A" w:themeColor="text2"/>
          <w:sz w:val="22"/>
          <w:lang w:eastAsia="en-US"/>
        </w:rPr>
        <w:t xml:space="preserve"> S</w:t>
      </w:r>
      <w:r w:rsidR="001E4EAA">
        <w:rPr>
          <w:rFonts w:ascii="Arial" w:eastAsia="Times New Roman" w:hAnsi="Arial" w:cs="Arial"/>
          <w:b/>
          <w:color w:val="44546A" w:themeColor="text2"/>
          <w:sz w:val="22"/>
          <w:lang w:eastAsia="en-US"/>
        </w:rPr>
        <w:t>4</w:t>
      </w:r>
      <w:r w:rsidR="005773AA" w:rsidRPr="002E0876">
        <w:rPr>
          <w:rFonts w:ascii="Arial" w:hAnsi="Arial" w:cs="Arial"/>
          <w:color w:val="000000" w:themeColor="text1"/>
          <w:sz w:val="22"/>
        </w:rPr>
        <w:t>)</w:t>
      </w:r>
      <w:r w:rsidR="00142365" w:rsidRPr="002E0876">
        <w:rPr>
          <w:rFonts w:ascii="Arial" w:hAnsi="Arial" w:cs="Arial"/>
          <w:color w:val="000000" w:themeColor="text1"/>
          <w:sz w:val="22"/>
        </w:rPr>
        <w:t>.</w:t>
      </w:r>
      <w:r w:rsidR="00F52901" w:rsidRPr="002E0876">
        <w:rPr>
          <w:rFonts w:ascii="Arial" w:hAnsi="Arial" w:cs="Arial"/>
          <w:color w:val="000000" w:themeColor="text1"/>
          <w:sz w:val="22"/>
        </w:rPr>
        <w:t xml:space="preserve"> </w:t>
      </w:r>
      <w:r w:rsidR="00142365" w:rsidRPr="002E0876">
        <w:rPr>
          <w:rFonts w:ascii="Arial" w:hAnsi="Arial" w:cs="Arial"/>
          <w:color w:val="000000" w:themeColor="text1"/>
          <w:sz w:val="22"/>
        </w:rPr>
        <w:t xml:space="preserve">The correlation coefficient </w:t>
      </w:r>
      <w:r w:rsidR="001E4EAA">
        <w:rPr>
          <w:rFonts w:ascii="Arial" w:hAnsi="Arial" w:cs="Arial"/>
          <w:color w:val="000000" w:themeColor="text1"/>
          <w:sz w:val="22"/>
        </w:rPr>
        <w:t>at permulated regions between</w:t>
      </w:r>
      <w:r w:rsidR="00142365" w:rsidRPr="002E0876">
        <w:rPr>
          <w:rFonts w:ascii="Arial" w:hAnsi="Arial" w:cs="Arial"/>
          <w:color w:val="000000" w:themeColor="text1"/>
          <w:sz w:val="22"/>
        </w:rPr>
        <w:t xml:space="preserve"> 5M </w:t>
      </w:r>
      <w:r w:rsidR="001E4EAA">
        <w:rPr>
          <w:rFonts w:ascii="Arial" w:hAnsi="Arial" w:cs="Arial"/>
          <w:color w:val="000000" w:themeColor="text1"/>
          <w:sz w:val="22"/>
        </w:rPr>
        <w:t xml:space="preserve">resampling </w:t>
      </w:r>
      <w:r w:rsidR="00142365" w:rsidRPr="002E0876">
        <w:rPr>
          <w:rFonts w:ascii="Arial" w:hAnsi="Arial" w:cs="Arial"/>
          <w:color w:val="000000" w:themeColor="text1"/>
          <w:sz w:val="22"/>
        </w:rPr>
        <w:t>reads and all sequencing reads was above 0.</w:t>
      </w:r>
      <w:r w:rsidR="002E0876" w:rsidRPr="002E0876">
        <w:rPr>
          <w:rFonts w:ascii="Arial" w:hAnsi="Arial" w:cs="Arial"/>
          <w:color w:val="000000" w:themeColor="text1"/>
          <w:sz w:val="22"/>
        </w:rPr>
        <w:t>77</w:t>
      </w:r>
      <w:r w:rsidR="00142365" w:rsidRPr="002E0876">
        <w:rPr>
          <w:rFonts w:ascii="Arial" w:hAnsi="Arial" w:cs="Arial"/>
          <w:color w:val="000000" w:themeColor="text1"/>
          <w:sz w:val="22"/>
        </w:rPr>
        <w:t xml:space="preserve"> (Pearson’s correlation </w:t>
      </w:r>
      <w:r w:rsidR="002E0876" w:rsidRPr="002E0876">
        <w:rPr>
          <w:rFonts w:ascii="Arial" w:hAnsi="Arial" w:cs="Arial"/>
          <w:color w:val="000000" w:themeColor="text1"/>
          <w:sz w:val="22"/>
        </w:rPr>
        <w:t>coefficient</w:t>
      </w:r>
      <w:r w:rsidR="00142365" w:rsidRPr="002E0876">
        <w:rPr>
          <w:rFonts w:ascii="Arial" w:hAnsi="Arial" w:cs="Arial"/>
          <w:color w:val="000000" w:themeColor="text1"/>
          <w:sz w:val="22"/>
        </w:rPr>
        <w:t xml:space="preserve">, </w:t>
      </w:r>
      <w:r w:rsidR="002E0876" w:rsidRPr="002E0876">
        <w:rPr>
          <w:rFonts w:ascii="Arial" w:eastAsia="Times New Roman" w:hAnsi="Arial" w:cs="Arial"/>
          <w:b/>
          <w:color w:val="44546A" w:themeColor="text2"/>
          <w:sz w:val="22"/>
          <w:lang w:eastAsia="en-US"/>
        </w:rPr>
        <w:t xml:space="preserve">Fig </w:t>
      </w:r>
      <w:r w:rsidR="002E0876" w:rsidRPr="002E0876">
        <w:rPr>
          <w:rFonts w:ascii="Arial" w:eastAsia="Times New Roman" w:hAnsi="Arial" w:cs="Arial" w:hint="eastAsia"/>
          <w:b/>
          <w:color w:val="44546A" w:themeColor="text2"/>
          <w:sz w:val="22"/>
          <w:lang w:eastAsia="en-US"/>
        </w:rPr>
        <w:t>2, Fig</w:t>
      </w:r>
      <w:r w:rsidR="002E0876" w:rsidRPr="002E0876">
        <w:rPr>
          <w:rFonts w:ascii="Arial" w:eastAsia="Times New Roman" w:hAnsi="Arial" w:cs="Arial"/>
          <w:b/>
          <w:color w:val="44546A" w:themeColor="text2"/>
          <w:sz w:val="22"/>
          <w:lang w:eastAsia="en-US"/>
        </w:rPr>
        <w:t xml:space="preserve"> S</w:t>
      </w:r>
      <w:r w:rsidR="001E4EAA">
        <w:rPr>
          <w:rFonts w:ascii="Arial" w:eastAsia="Times New Roman" w:hAnsi="Arial" w:cs="Arial"/>
          <w:b/>
          <w:color w:val="44546A" w:themeColor="text2"/>
          <w:sz w:val="22"/>
          <w:lang w:eastAsia="en-US"/>
        </w:rPr>
        <w:t>4</w:t>
      </w:r>
      <w:r w:rsidR="00142365" w:rsidRPr="002E0876">
        <w:rPr>
          <w:rFonts w:ascii="Arial" w:hAnsi="Arial" w:cs="Arial"/>
          <w:color w:val="000000" w:themeColor="text1"/>
          <w:sz w:val="22"/>
        </w:rPr>
        <w:t xml:space="preserve">), and methylation level remained consistent after </w:t>
      </w:r>
      <w:r w:rsidR="00E97A53" w:rsidRPr="002E0876">
        <w:rPr>
          <w:rFonts w:ascii="Arial" w:hAnsi="Arial" w:cs="Arial"/>
          <w:color w:val="000000" w:themeColor="text1"/>
          <w:sz w:val="22"/>
        </w:rPr>
        <w:t xml:space="preserve">resampling </w:t>
      </w:r>
      <w:r w:rsidR="00142365" w:rsidRPr="002E0876">
        <w:rPr>
          <w:rFonts w:ascii="Arial" w:hAnsi="Arial" w:cs="Arial"/>
          <w:color w:val="000000" w:themeColor="text1"/>
          <w:sz w:val="22"/>
        </w:rPr>
        <w:t xml:space="preserve">100-times (CV is </w:t>
      </w:r>
      <w:r w:rsidR="002E0876" w:rsidRPr="002E0876">
        <w:rPr>
          <w:rFonts w:ascii="Arial" w:hAnsi="Arial" w:cs="Arial"/>
          <w:color w:val="000000" w:themeColor="text1"/>
          <w:sz w:val="22"/>
        </w:rPr>
        <w:t>3.8</w:t>
      </w:r>
      <w:r w:rsidR="00142365" w:rsidRPr="002E0876">
        <w:rPr>
          <w:rFonts w:ascii="Arial" w:hAnsi="Arial" w:cs="Arial"/>
          <w:color w:val="000000" w:themeColor="text1"/>
          <w:sz w:val="22"/>
        </w:rPr>
        <w:t xml:space="preserve">%, </w:t>
      </w:r>
      <w:r w:rsidR="002E0876" w:rsidRPr="002E0876">
        <w:rPr>
          <w:rFonts w:ascii="Arial" w:hAnsi="Arial" w:cs="Arial"/>
          <w:color w:val="000000" w:themeColor="text1"/>
          <w:sz w:val="22"/>
        </w:rPr>
        <w:t>4.5</w:t>
      </w:r>
      <w:r w:rsidR="00142365" w:rsidRPr="002E0876">
        <w:rPr>
          <w:rFonts w:ascii="Arial" w:hAnsi="Arial" w:cs="Arial"/>
          <w:color w:val="000000" w:themeColor="text1"/>
          <w:sz w:val="22"/>
        </w:rPr>
        <w:t xml:space="preserve">%, </w:t>
      </w:r>
      <w:r w:rsidR="002E0876" w:rsidRPr="002E0876">
        <w:rPr>
          <w:rFonts w:ascii="Arial" w:hAnsi="Arial" w:cs="Arial"/>
          <w:color w:val="000000" w:themeColor="text1"/>
          <w:sz w:val="22"/>
        </w:rPr>
        <w:t>2.4</w:t>
      </w:r>
      <w:r w:rsidR="00142365" w:rsidRPr="002E0876">
        <w:rPr>
          <w:rFonts w:ascii="Arial" w:hAnsi="Arial" w:cs="Arial"/>
          <w:color w:val="000000" w:themeColor="text1"/>
          <w:sz w:val="22"/>
        </w:rPr>
        <w:t xml:space="preserve">%, </w:t>
      </w:r>
      <w:r w:rsidR="002E0876" w:rsidRPr="002E0876">
        <w:rPr>
          <w:rFonts w:ascii="Arial" w:hAnsi="Arial" w:cs="Arial"/>
          <w:color w:val="000000" w:themeColor="text1"/>
          <w:sz w:val="22"/>
        </w:rPr>
        <w:t>3.0</w:t>
      </w:r>
      <w:r w:rsidR="00142365" w:rsidRPr="002E0876">
        <w:rPr>
          <w:rFonts w:ascii="Arial" w:hAnsi="Arial" w:cs="Arial"/>
          <w:color w:val="000000" w:themeColor="text1"/>
          <w:sz w:val="22"/>
        </w:rPr>
        <w:t xml:space="preserve">%, </w:t>
      </w:r>
      <w:r w:rsidR="002E0876" w:rsidRPr="002E0876">
        <w:rPr>
          <w:rFonts w:ascii="Arial" w:hAnsi="Arial" w:cs="Arial"/>
          <w:color w:val="000000" w:themeColor="text1"/>
          <w:sz w:val="22"/>
        </w:rPr>
        <w:t>5.1</w:t>
      </w:r>
      <w:r w:rsidR="00142365" w:rsidRPr="002E0876">
        <w:rPr>
          <w:rFonts w:ascii="Arial" w:hAnsi="Arial" w:cs="Arial"/>
          <w:color w:val="000000" w:themeColor="text1"/>
          <w:sz w:val="22"/>
        </w:rPr>
        <w:t xml:space="preserve">% for </w:t>
      </w:r>
      <w:r w:rsidR="007D0BB2" w:rsidRPr="002E0876">
        <w:rPr>
          <w:rFonts w:ascii="Arial" w:hAnsi="Arial" w:cs="Arial"/>
          <w:color w:val="000000" w:themeColor="text1"/>
          <w:sz w:val="22"/>
        </w:rPr>
        <w:t>D1</w:t>
      </w:r>
      <w:r w:rsidR="00142365" w:rsidRPr="002E0876">
        <w:rPr>
          <w:rFonts w:ascii="Arial" w:hAnsi="Arial" w:cs="Arial"/>
          <w:color w:val="000000" w:themeColor="text1"/>
          <w:sz w:val="22"/>
        </w:rPr>
        <w:t xml:space="preserve">, </w:t>
      </w:r>
      <w:r w:rsidR="007D0BB2" w:rsidRPr="002E0876">
        <w:rPr>
          <w:rFonts w:ascii="Arial" w:hAnsi="Arial" w:cs="Arial"/>
          <w:color w:val="000000" w:themeColor="text1"/>
          <w:sz w:val="22"/>
        </w:rPr>
        <w:t>D2</w:t>
      </w:r>
      <w:r w:rsidR="00142365" w:rsidRPr="002E0876">
        <w:rPr>
          <w:rFonts w:ascii="Arial" w:hAnsi="Arial" w:cs="Arial"/>
          <w:color w:val="000000" w:themeColor="text1"/>
          <w:sz w:val="22"/>
        </w:rPr>
        <w:t xml:space="preserve">, </w:t>
      </w:r>
      <w:r w:rsidR="007D0BB2" w:rsidRPr="002E0876">
        <w:rPr>
          <w:rFonts w:ascii="Arial" w:hAnsi="Arial" w:cs="Arial"/>
          <w:color w:val="000000" w:themeColor="text1"/>
          <w:sz w:val="22"/>
        </w:rPr>
        <w:t xml:space="preserve">D3, D4 </w:t>
      </w:r>
      <w:r w:rsidR="00142365" w:rsidRPr="002E0876">
        <w:rPr>
          <w:rFonts w:ascii="Arial" w:hAnsi="Arial" w:cs="Arial"/>
          <w:color w:val="000000" w:themeColor="text1"/>
          <w:sz w:val="22"/>
        </w:rPr>
        <w:t xml:space="preserve">and </w:t>
      </w:r>
      <w:r w:rsidR="007D0BB2" w:rsidRPr="002E0876">
        <w:rPr>
          <w:rFonts w:ascii="Arial" w:hAnsi="Arial" w:cs="Arial"/>
          <w:color w:val="000000" w:themeColor="text1"/>
          <w:sz w:val="22"/>
        </w:rPr>
        <w:t>D5</w:t>
      </w:r>
      <w:r w:rsidR="00142365" w:rsidRPr="002E0876">
        <w:rPr>
          <w:rFonts w:ascii="Arial" w:hAnsi="Arial" w:cs="Arial"/>
          <w:color w:val="000000" w:themeColor="text1"/>
          <w:sz w:val="22"/>
        </w:rPr>
        <w:t xml:space="preserve">, respectively, </w:t>
      </w:r>
      <w:r w:rsidR="00142365" w:rsidRPr="002E0876">
        <w:rPr>
          <w:rFonts w:ascii="Arial" w:eastAsia="Times New Roman" w:hAnsi="Arial" w:cs="Arial"/>
          <w:b/>
          <w:color w:val="44546A" w:themeColor="text2"/>
          <w:sz w:val="22"/>
          <w:lang w:eastAsia="en-US"/>
        </w:rPr>
        <w:t xml:space="preserve">Fig </w:t>
      </w:r>
      <w:r w:rsidR="002E0876" w:rsidRPr="002E0876">
        <w:rPr>
          <w:rFonts w:ascii="Arial" w:eastAsia="Times New Roman" w:hAnsi="Arial" w:cs="Arial"/>
          <w:b/>
          <w:color w:val="44546A" w:themeColor="text2"/>
          <w:sz w:val="22"/>
          <w:lang w:eastAsia="en-US"/>
        </w:rPr>
        <w:t>S</w:t>
      </w:r>
      <w:r w:rsidR="008E39DC">
        <w:rPr>
          <w:rFonts w:ascii="Arial" w:eastAsia="Times New Roman" w:hAnsi="Arial" w:cs="Arial"/>
          <w:b/>
          <w:color w:val="44546A" w:themeColor="text2"/>
          <w:sz w:val="22"/>
          <w:lang w:eastAsia="en-US"/>
        </w:rPr>
        <w:t>4</w:t>
      </w:r>
      <w:r w:rsidR="00142365" w:rsidRPr="002E0876">
        <w:rPr>
          <w:rFonts w:ascii="Arial" w:hAnsi="Arial" w:cs="Arial"/>
          <w:color w:val="000000" w:themeColor="text1"/>
          <w:sz w:val="22"/>
        </w:rPr>
        <w:t xml:space="preserve">). In summary, we </w:t>
      </w:r>
      <w:r w:rsidR="00470B2E">
        <w:rPr>
          <w:rFonts w:ascii="Arial" w:hAnsi="Arial" w:cs="Arial"/>
          <w:color w:val="000000" w:themeColor="text1"/>
          <w:sz w:val="22"/>
        </w:rPr>
        <w:t xml:space="preserve">demonstrate </w:t>
      </w:r>
      <w:r w:rsidR="00A96EB6">
        <w:rPr>
          <w:rFonts w:ascii="Arial" w:hAnsi="Arial" w:cs="Arial"/>
          <w:color w:val="000000" w:themeColor="text1"/>
          <w:sz w:val="22"/>
        </w:rPr>
        <w:t xml:space="preserve">that </w:t>
      </w:r>
      <w:r w:rsidR="00142365" w:rsidRPr="002E0876">
        <w:rPr>
          <w:rFonts w:ascii="Arial" w:hAnsi="Arial" w:cs="Arial"/>
          <w:color w:val="000000" w:themeColor="text1"/>
          <w:sz w:val="22"/>
        </w:rPr>
        <w:t xml:space="preserve">5M mappable </w:t>
      </w:r>
      <w:r w:rsidR="00053D72">
        <w:rPr>
          <w:rFonts w:ascii="Arial" w:hAnsi="Arial" w:cs="Arial"/>
          <w:color w:val="000000" w:themeColor="text1"/>
          <w:sz w:val="22"/>
        </w:rPr>
        <w:t>reads without redundancy in low-</w:t>
      </w:r>
      <w:r w:rsidR="00142365" w:rsidRPr="002E0876">
        <w:rPr>
          <w:rFonts w:ascii="Arial" w:hAnsi="Arial" w:cs="Arial"/>
          <w:color w:val="000000" w:themeColor="text1"/>
          <w:sz w:val="22"/>
        </w:rPr>
        <w:t xml:space="preserve">pass WGBS </w:t>
      </w:r>
      <w:r w:rsidR="00E97A53" w:rsidRPr="002E0876">
        <w:rPr>
          <w:rFonts w:ascii="Arial" w:hAnsi="Arial" w:cs="Arial"/>
          <w:color w:val="000000" w:themeColor="text1"/>
          <w:sz w:val="22"/>
        </w:rPr>
        <w:t xml:space="preserve">is a reliable </w:t>
      </w:r>
      <w:r w:rsidR="00A95B27">
        <w:rPr>
          <w:rFonts w:ascii="Arial" w:hAnsi="Arial" w:cs="Arial"/>
          <w:color w:val="000000" w:themeColor="text1"/>
          <w:sz w:val="22"/>
        </w:rPr>
        <w:t>approach</w:t>
      </w:r>
      <w:r w:rsidR="00A95B27" w:rsidRPr="002E0876">
        <w:rPr>
          <w:rFonts w:ascii="Arial" w:hAnsi="Arial" w:cs="Arial"/>
          <w:color w:val="000000" w:themeColor="text1"/>
          <w:sz w:val="22"/>
        </w:rPr>
        <w:t xml:space="preserve"> </w:t>
      </w:r>
      <w:r w:rsidR="00142365" w:rsidRPr="002E0876">
        <w:rPr>
          <w:rFonts w:ascii="Arial" w:hAnsi="Arial" w:cs="Arial"/>
          <w:color w:val="000000" w:themeColor="text1"/>
          <w:sz w:val="22"/>
        </w:rPr>
        <w:t xml:space="preserve">to evaluate </w:t>
      </w:r>
      <w:r w:rsidR="00E97A53" w:rsidRPr="002E0876">
        <w:rPr>
          <w:rFonts w:ascii="Arial" w:hAnsi="Arial" w:cs="Arial"/>
          <w:color w:val="000000" w:themeColor="text1"/>
          <w:sz w:val="22"/>
        </w:rPr>
        <w:t xml:space="preserve">the </w:t>
      </w:r>
      <w:r w:rsidR="00142365" w:rsidRPr="002E0876">
        <w:rPr>
          <w:rFonts w:ascii="Arial" w:hAnsi="Arial" w:cs="Arial"/>
          <w:color w:val="000000" w:themeColor="text1"/>
          <w:sz w:val="22"/>
        </w:rPr>
        <w:t>methylation level of cfDNA samples in the long-range mode.</w:t>
      </w:r>
    </w:p>
    <w:p w14:paraId="072C24B9" w14:textId="66559CF0" w:rsidR="00A57FF0" w:rsidRPr="00C237FA" w:rsidRDefault="00C66C5D" w:rsidP="00C237FA">
      <w:pPr>
        <w:spacing w:before="240"/>
        <w:rPr>
          <w:rFonts w:ascii="Arial" w:hAnsi="Arial" w:cs="Arial"/>
          <w:sz w:val="22"/>
        </w:rPr>
      </w:pPr>
      <w:r>
        <w:rPr>
          <w:rFonts w:cs="Arial"/>
        </w:rPr>
        <w:t xml:space="preserve">   </w:t>
      </w:r>
      <w:r w:rsidR="00142365" w:rsidRPr="00A32097">
        <w:rPr>
          <w:rFonts w:ascii="Arial" w:hAnsi="Arial" w:cs="Arial"/>
          <w:sz w:val="22"/>
        </w:rPr>
        <w:t>We next sough</w:t>
      </w:r>
      <w:r w:rsidR="008B7BD9" w:rsidRPr="00A32097">
        <w:rPr>
          <w:rFonts w:ascii="Arial" w:hAnsi="Arial" w:cs="Arial"/>
          <w:sz w:val="22"/>
        </w:rPr>
        <w:t>t</w:t>
      </w:r>
      <w:r w:rsidR="00142365" w:rsidRPr="00A32097">
        <w:rPr>
          <w:rFonts w:ascii="Arial" w:hAnsi="Arial" w:cs="Arial"/>
          <w:sz w:val="22"/>
        </w:rPr>
        <w:t xml:space="preserve"> </w:t>
      </w:r>
      <w:r w:rsidR="00C723FB" w:rsidRPr="00A32097">
        <w:rPr>
          <w:rFonts w:ascii="Arial" w:hAnsi="Arial" w:cs="Arial"/>
          <w:sz w:val="22"/>
        </w:rPr>
        <w:t xml:space="preserve">to evaluate </w:t>
      </w:r>
      <w:r w:rsidR="00142365" w:rsidRPr="00A32097">
        <w:rPr>
          <w:rFonts w:ascii="Arial" w:hAnsi="Arial" w:cs="Arial"/>
          <w:sz w:val="22"/>
        </w:rPr>
        <w:t>the ability of low</w:t>
      </w:r>
      <w:r w:rsidR="00A83203" w:rsidRPr="00A32097">
        <w:rPr>
          <w:rFonts w:ascii="Arial" w:hAnsi="Arial" w:cs="Arial"/>
          <w:sz w:val="22"/>
        </w:rPr>
        <w:t>-</w:t>
      </w:r>
      <w:r w:rsidR="00142365" w:rsidRPr="00A32097">
        <w:rPr>
          <w:rFonts w:ascii="Arial" w:hAnsi="Arial" w:cs="Arial"/>
          <w:sz w:val="22"/>
        </w:rPr>
        <w:t xml:space="preserve">pass WGBS of cfDNA to discriminate </w:t>
      </w:r>
      <w:r w:rsidR="00767C1F" w:rsidRPr="00A32097">
        <w:rPr>
          <w:rFonts w:ascii="Arial" w:hAnsi="Arial" w:cs="Arial"/>
          <w:sz w:val="22"/>
        </w:rPr>
        <w:t xml:space="preserve">the </w:t>
      </w:r>
      <w:r w:rsidR="00142365" w:rsidRPr="00A32097">
        <w:rPr>
          <w:rFonts w:ascii="Arial" w:hAnsi="Arial" w:cs="Arial"/>
          <w:sz w:val="22"/>
        </w:rPr>
        <w:t>patients with different liver disease</w:t>
      </w:r>
      <w:r w:rsidR="00080889" w:rsidRPr="00A32097">
        <w:rPr>
          <w:rFonts w:ascii="Arial" w:hAnsi="Arial" w:cs="Arial"/>
          <w:sz w:val="22"/>
        </w:rPr>
        <w:t>s</w:t>
      </w:r>
      <w:r w:rsidR="00142365" w:rsidRPr="00A32097">
        <w:rPr>
          <w:rFonts w:ascii="Arial" w:hAnsi="Arial" w:cs="Arial"/>
          <w:sz w:val="22"/>
        </w:rPr>
        <w:t xml:space="preserve">. </w:t>
      </w:r>
      <w:r w:rsidR="00A83203" w:rsidRPr="00A32097">
        <w:rPr>
          <w:rFonts w:ascii="Arial" w:hAnsi="Arial" w:cs="Arial"/>
          <w:sz w:val="22"/>
        </w:rPr>
        <w:t>W</w:t>
      </w:r>
      <w:r w:rsidR="00F52901" w:rsidRPr="00A32097">
        <w:rPr>
          <w:rFonts w:ascii="Arial" w:hAnsi="Arial" w:cs="Arial"/>
          <w:sz w:val="22"/>
        </w:rPr>
        <w:t xml:space="preserve">e </w:t>
      </w:r>
      <w:r w:rsidR="005A5E6C">
        <w:rPr>
          <w:rFonts w:ascii="Arial" w:hAnsi="Arial" w:cs="Arial"/>
          <w:sz w:val="22"/>
        </w:rPr>
        <w:t>conducted low</w:t>
      </w:r>
      <w:r w:rsidR="005A5E6C">
        <w:rPr>
          <w:rFonts w:ascii="Arial" w:hAnsi="Arial" w:cs="Arial" w:hint="eastAsia"/>
          <w:sz w:val="22"/>
        </w:rPr>
        <w:t>-</w:t>
      </w:r>
      <w:r w:rsidR="00142365" w:rsidRPr="00A32097">
        <w:rPr>
          <w:rFonts w:ascii="Arial" w:hAnsi="Arial" w:cs="Arial"/>
          <w:sz w:val="22"/>
        </w:rPr>
        <w:t>pass</w:t>
      </w:r>
      <w:r w:rsidR="005A5E6C">
        <w:rPr>
          <w:rFonts w:ascii="Arial" w:hAnsi="Arial" w:cs="Arial"/>
          <w:sz w:val="22"/>
        </w:rPr>
        <w:t xml:space="preserve"> </w:t>
      </w:r>
      <w:r w:rsidR="00142365" w:rsidRPr="00A32097">
        <w:rPr>
          <w:rFonts w:ascii="Arial" w:hAnsi="Arial" w:cs="Arial"/>
          <w:sz w:val="22"/>
        </w:rPr>
        <w:t xml:space="preserve">WGBS </w:t>
      </w:r>
      <w:r w:rsidR="00A83203" w:rsidRPr="00A32097">
        <w:rPr>
          <w:rFonts w:ascii="Arial" w:hAnsi="Arial" w:cs="Arial"/>
          <w:sz w:val="22"/>
        </w:rPr>
        <w:t>to the circulating</w:t>
      </w:r>
      <w:r w:rsidR="00F52901" w:rsidRPr="00A32097">
        <w:rPr>
          <w:rFonts w:ascii="Arial" w:hAnsi="Arial" w:cs="Arial"/>
          <w:sz w:val="22"/>
        </w:rPr>
        <w:t xml:space="preserve"> cfDNA </w:t>
      </w:r>
      <w:r w:rsidR="00A83203" w:rsidRPr="00A32097">
        <w:rPr>
          <w:rFonts w:ascii="Arial" w:hAnsi="Arial" w:cs="Arial"/>
          <w:sz w:val="22"/>
        </w:rPr>
        <w:t xml:space="preserve">which are from </w:t>
      </w:r>
      <w:r w:rsidR="00F52901" w:rsidRPr="00A32097">
        <w:rPr>
          <w:rFonts w:ascii="Arial" w:hAnsi="Arial" w:cs="Arial"/>
          <w:sz w:val="22"/>
        </w:rPr>
        <w:t>54 individuals, including 17 HCC (</w:t>
      </w:r>
      <w:r w:rsidR="00CB50DF" w:rsidRPr="00A32097">
        <w:rPr>
          <w:rFonts w:ascii="Arial" w:hAnsi="Arial" w:cs="Arial"/>
          <w:sz w:val="22"/>
        </w:rPr>
        <w:t>3</w:t>
      </w:r>
      <w:r w:rsidR="00F52901" w:rsidRPr="00A32097">
        <w:rPr>
          <w:rFonts w:ascii="Arial" w:hAnsi="Arial" w:cs="Arial"/>
          <w:sz w:val="22"/>
        </w:rPr>
        <w:t xml:space="preserve"> early stage HCC, </w:t>
      </w:r>
      <w:r w:rsidR="00CB50DF" w:rsidRPr="00A32097">
        <w:rPr>
          <w:rFonts w:ascii="Arial" w:hAnsi="Arial" w:cs="Arial"/>
          <w:sz w:val="22"/>
        </w:rPr>
        <w:t>5</w:t>
      </w:r>
      <w:r w:rsidR="00F52901" w:rsidRPr="00A32097">
        <w:rPr>
          <w:rFonts w:ascii="Arial" w:hAnsi="Arial" w:cs="Arial"/>
          <w:sz w:val="22"/>
        </w:rPr>
        <w:t xml:space="preserve"> advanced HCC and 9 HCC</w:t>
      </w:r>
      <w:r w:rsidR="00142365" w:rsidRPr="00A32097">
        <w:rPr>
          <w:rFonts w:ascii="Arial" w:hAnsi="Arial" w:cs="Arial"/>
          <w:sz w:val="22"/>
        </w:rPr>
        <w:t xml:space="preserve"> patients</w:t>
      </w:r>
      <w:r w:rsidR="00F52901" w:rsidRPr="00A32097">
        <w:rPr>
          <w:rFonts w:ascii="Arial" w:hAnsi="Arial" w:cs="Arial"/>
          <w:sz w:val="22"/>
        </w:rPr>
        <w:t xml:space="preserve"> after surgery</w:t>
      </w:r>
      <w:r w:rsidR="00221AB8">
        <w:rPr>
          <w:rFonts w:ascii="Arial" w:hAnsi="Arial" w:cs="Arial"/>
          <w:sz w:val="22"/>
        </w:rPr>
        <w:t>;</w:t>
      </w:r>
      <w:r w:rsidR="007D1FC4" w:rsidRPr="00A32097">
        <w:rPr>
          <w:rFonts w:ascii="Arial" w:hAnsi="Arial" w:cs="Arial"/>
          <w:sz w:val="22"/>
        </w:rPr>
        <w:t xml:space="preserve"> </w:t>
      </w:r>
      <w:r w:rsidR="00F755A2" w:rsidRPr="00A32097">
        <w:rPr>
          <w:rFonts w:ascii="Arial" w:hAnsi="Arial" w:cs="Arial"/>
          <w:sz w:val="22"/>
        </w:rPr>
        <w:t>16 were</w:t>
      </w:r>
      <w:r w:rsidR="007D1FC4" w:rsidRPr="00A32097">
        <w:rPr>
          <w:rFonts w:ascii="Arial" w:hAnsi="Arial" w:cs="Arial"/>
          <w:sz w:val="22"/>
        </w:rPr>
        <w:t xml:space="preserve"> </w:t>
      </w:r>
      <w:r w:rsidR="00F755A2" w:rsidRPr="00A32097">
        <w:rPr>
          <w:rFonts w:ascii="Arial" w:hAnsi="Arial" w:cs="Arial"/>
          <w:sz w:val="22"/>
        </w:rPr>
        <w:t>HBsAg positive and 1 was anti-HBs positive</w:t>
      </w:r>
      <w:r w:rsidR="00F52901" w:rsidRPr="00A32097">
        <w:rPr>
          <w:rFonts w:ascii="Arial" w:hAnsi="Arial" w:cs="Arial"/>
          <w:sz w:val="22"/>
        </w:rPr>
        <w:t>)</w:t>
      </w:r>
      <w:del w:id="250" w:author="Zhang Haikun" w:date="2019-12-19T18:33:00Z">
        <w:r w:rsidR="007A6FC3" w:rsidRPr="00A32097" w:rsidDel="00CF03FC">
          <w:rPr>
            <w:rFonts w:ascii="Arial" w:hAnsi="Arial" w:cs="Arial"/>
            <w:sz w:val="22"/>
          </w:rPr>
          <w:delText xml:space="preserve"> </w:delText>
        </w:r>
      </w:del>
      <w:r w:rsidR="007A6FC3" w:rsidRPr="00A32097">
        <w:rPr>
          <w:rFonts w:ascii="Arial" w:hAnsi="Arial" w:cs="Arial"/>
          <w:sz w:val="22"/>
        </w:rPr>
        <w:t xml:space="preserve">, 17 with cirrhosis (14 from HBV, 1 from NASH, 1 from alcohol and 1 </w:t>
      </w:r>
      <w:r w:rsidR="006F28AB" w:rsidRPr="00A32097">
        <w:rPr>
          <w:rFonts w:ascii="Arial" w:hAnsi="Arial" w:cs="Arial"/>
          <w:sz w:val="22"/>
        </w:rPr>
        <w:t>cryptogenic cirrhosis</w:t>
      </w:r>
      <w:r w:rsidR="007A6FC3" w:rsidRPr="00A32097">
        <w:rPr>
          <w:rFonts w:ascii="Arial" w:hAnsi="Arial" w:cs="Arial"/>
          <w:sz w:val="22"/>
        </w:rPr>
        <w:t>)</w:t>
      </w:r>
      <w:r w:rsidR="00F52901" w:rsidRPr="00A32097">
        <w:rPr>
          <w:rFonts w:ascii="Arial" w:hAnsi="Arial" w:cs="Arial"/>
          <w:sz w:val="22"/>
        </w:rPr>
        <w:t>, 1</w:t>
      </w:r>
      <w:r w:rsidR="00663A17" w:rsidRPr="00A32097">
        <w:rPr>
          <w:rFonts w:ascii="Arial" w:hAnsi="Arial" w:cs="Arial"/>
          <w:sz w:val="22"/>
        </w:rPr>
        <w:t>7</w:t>
      </w:r>
      <w:r w:rsidR="00F52901" w:rsidRPr="00A32097">
        <w:rPr>
          <w:rFonts w:ascii="Arial" w:hAnsi="Arial" w:cs="Arial"/>
          <w:sz w:val="22"/>
        </w:rPr>
        <w:t xml:space="preserve"> </w:t>
      </w:r>
      <w:r w:rsidR="00F52901" w:rsidRPr="009A496C">
        <w:rPr>
          <w:rFonts w:ascii="Arial" w:hAnsi="Arial" w:cs="Arial"/>
          <w:sz w:val="22"/>
        </w:rPr>
        <w:t>with hepatitis</w:t>
      </w:r>
      <w:r w:rsidR="00D27D99" w:rsidRPr="009A496C">
        <w:rPr>
          <w:rFonts w:ascii="Arial" w:hAnsi="Arial" w:cs="Arial"/>
          <w:sz w:val="22"/>
        </w:rPr>
        <w:t xml:space="preserve"> B </w:t>
      </w:r>
      <w:r w:rsidR="00F52901" w:rsidRPr="009A496C">
        <w:rPr>
          <w:rFonts w:ascii="Arial" w:hAnsi="Arial" w:cs="Arial"/>
          <w:sz w:val="22"/>
        </w:rPr>
        <w:t>and 3 hea</w:t>
      </w:r>
      <w:r w:rsidR="00F52901" w:rsidRPr="00A32097">
        <w:rPr>
          <w:rFonts w:ascii="Arial" w:hAnsi="Arial" w:cs="Arial"/>
          <w:sz w:val="22"/>
        </w:rPr>
        <w:t>lthy volunteers (</w:t>
      </w:r>
      <w:r w:rsidR="00F52901" w:rsidRPr="00A32097">
        <w:rPr>
          <w:rFonts w:ascii="Arial" w:eastAsia="Times New Roman" w:hAnsi="Arial" w:cs="Arial"/>
          <w:b/>
          <w:color w:val="44546A" w:themeColor="text2"/>
          <w:sz w:val="22"/>
          <w:szCs w:val="20"/>
          <w:lang w:eastAsia="en-US"/>
        </w:rPr>
        <w:t xml:space="preserve">Table </w:t>
      </w:r>
      <w:r w:rsidR="00920FA1">
        <w:rPr>
          <w:rFonts w:ascii="Arial" w:eastAsia="Times New Roman" w:hAnsi="Arial" w:cs="Arial"/>
          <w:b/>
          <w:color w:val="44546A" w:themeColor="text2"/>
          <w:sz w:val="22"/>
          <w:szCs w:val="20"/>
          <w:lang w:eastAsia="en-US"/>
        </w:rPr>
        <w:t>S4</w:t>
      </w:r>
      <w:r w:rsidR="00F52901" w:rsidRPr="00A32097">
        <w:rPr>
          <w:rFonts w:ascii="Arial" w:hAnsi="Arial" w:cs="Arial"/>
          <w:sz w:val="22"/>
        </w:rPr>
        <w:t>). On average, 10.2M mappable read</w:t>
      </w:r>
      <w:r w:rsidR="00F243D5" w:rsidRPr="00A32097">
        <w:rPr>
          <w:rFonts w:ascii="Arial" w:hAnsi="Arial" w:cs="Arial"/>
          <w:sz w:val="22"/>
        </w:rPr>
        <w:t>s</w:t>
      </w:r>
      <w:r w:rsidR="00F52901" w:rsidRPr="00A32097">
        <w:rPr>
          <w:rFonts w:ascii="Arial" w:hAnsi="Arial" w:cs="Arial"/>
          <w:sz w:val="22"/>
        </w:rPr>
        <w:t xml:space="preserve"> were obtained (IQR=</w:t>
      </w:r>
      <w:r w:rsidR="002F2FF2" w:rsidRPr="00A32097">
        <w:rPr>
          <w:rFonts w:ascii="Arial" w:hAnsi="Arial" w:cs="Arial"/>
          <w:sz w:val="22"/>
        </w:rPr>
        <w:t>6.3M</w:t>
      </w:r>
      <w:r w:rsidR="00F52901" w:rsidRPr="00A32097">
        <w:rPr>
          <w:rFonts w:ascii="Arial" w:hAnsi="Arial" w:cs="Arial"/>
          <w:sz w:val="22"/>
        </w:rPr>
        <w:t xml:space="preserve">, </w:t>
      </w:r>
      <w:r w:rsidR="00F52901" w:rsidRPr="00A32097">
        <w:rPr>
          <w:rFonts w:ascii="Arial" w:eastAsia="Times New Roman" w:hAnsi="Arial" w:cs="Arial"/>
          <w:b/>
          <w:color w:val="44546A" w:themeColor="text2"/>
          <w:sz w:val="22"/>
          <w:szCs w:val="20"/>
          <w:lang w:eastAsia="en-US"/>
        </w:rPr>
        <w:t>T</w:t>
      </w:r>
      <w:r w:rsidR="00F52901" w:rsidRPr="006F06E2">
        <w:rPr>
          <w:rFonts w:ascii="Arial" w:eastAsia="Times New Roman" w:hAnsi="Arial" w:cs="Arial"/>
          <w:b/>
          <w:color w:val="44546A" w:themeColor="text2"/>
          <w:sz w:val="22"/>
          <w:szCs w:val="20"/>
          <w:lang w:eastAsia="en-US"/>
        </w:rPr>
        <w:t xml:space="preserve">able </w:t>
      </w:r>
      <w:r w:rsidR="00920FA1" w:rsidRPr="006F06E2">
        <w:rPr>
          <w:rFonts w:ascii="Arial" w:eastAsia="Times New Roman" w:hAnsi="Arial" w:cs="Arial"/>
          <w:b/>
          <w:color w:val="44546A" w:themeColor="text2"/>
          <w:sz w:val="22"/>
          <w:szCs w:val="20"/>
          <w:lang w:eastAsia="en-US"/>
        </w:rPr>
        <w:t>S</w:t>
      </w:r>
      <w:r w:rsidR="00920FA1">
        <w:rPr>
          <w:rFonts w:ascii="Arial" w:eastAsia="Times New Roman" w:hAnsi="Arial" w:cs="Arial"/>
          <w:b/>
          <w:color w:val="44546A" w:themeColor="text2"/>
          <w:sz w:val="22"/>
          <w:szCs w:val="20"/>
          <w:lang w:eastAsia="en-US"/>
        </w:rPr>
        <w:t>5</w:t>
      </w:r>
      <w:r w:rsidR="00F52901" w:rsidRPr="006F06E2">
        <w:rPr>
          <w:rFonts w:ascii="Arial" w:hAnsi="Arial" w:cs="Arial"/>
          <w:sz w:val="22"/>
        </w:rPr>
        <w:t>).</w:t>
      </w:r>
      <w:r w:rsidR="003B4898" w:rsidRPr="006F06E2">
        <w:rPr>
          <w:rFonts w:ascii="Arial" w:hAnsi="Arial" w:cs="Arial"/>
          <w:sz w:val="22"/>
        </w:rPr>
        <w:t xml:space="preserve"> </w:t>
      </w:r>
      <w:r w:rsidR="003070ED">
        <w:rPr>
          <w:rFonts w:ascii="Arial" w:hAnsi="Arial" w:cs="Arial"/>
          <w:sz w:val="22"/>
          <w:bdr w:val="none" w:sz="0" w:space="0" w:color="auto" w:frame="1"/>
        </w:rPr>
        <w:t>The</w:t>
      </w:r>
      <w:r w:rsidR="00293DDD" w:rsidRPr="006B55DA">
        <w:rPr>
          <w:rFonts w:ascii="Arial" w:hAnsi="Arial" w:cs="Arial"/>
          <w:sz w:val="22"/>
          <w:bdr w:val="none" w:sz="0" w:space="0" w:color="auto" w:frame="1"/>
        </w:rPr>
        <w:t xml:space="preserve"> </w:t>
      </w:r>
      <w:r w:rsidR="003070ED" w:rsidRPr="006B55DA">
        <w:rPr>
          <w:rFonts w:ascii="Arial" w:hAnsi="Arial" w:cs="Arial"/>
          <w:sz w:val="22"/>
          <w:bdr w:val="none" w:sz="0" w:space="0" w:color="auto" w:frame="1"/>
        </w:rPr>
        <w:t>cfDNA fragment size (cfDNA</w:t>
      </w:r>
      <w:r w:rsidR="003070ED" w:rsidRPr="006B55DA">
        <w:rPr>
          <w:rFonts w:ascii="Arial" w:hAnsi="Arial" w:cs="Arial"/>
          <w:sz w:val="22"/>
          <w:bdr w:val="none" w:sz="0" w:space="0" w:color="auto" w:frame="1"/>
          <w:vertAlign w:val="subscript"/>
        </w:rPr>
        <w:t>size</w:t>
      </w:r>
      <w:r w:rsidR="003070ED" w:rsidRPr="006B55DA">
        <w:rPr>
          <w:rFonts w:ascii="Arial" w:hAnsi="Arial" w:cs="Arial"/>
          <w:sz w:val="22"/>
          <w:bdr w:val="none" w:sz="0" w:space="0" w:color="auto" w:frame="1"/>
        </w:rPr>
        <w:t>)</w:t>
      </w:r>
      <w:r w:rsidR="00293DDD" w:rsidRPr="006B55DA">
        <w:rPr>
          <w:rFonts w:ascii="Arial" w:hAnsi="Arial" w:cs="Arial"/>
          <w:sz w:val="22"/>
          <w:bdr w:val="none" w:sz="0" w:space="0" w:color="auto" w:frame="1"/>
          <w:vertAlign w:val="subscript"/>
        </w:rPr>
        <w:t xml:space="preserve"> </w:t>
      </w:r>
      <w:r w:rsidR="00293DDD" w:rsidRPr="006B55DA">
        <w:rPr>
          <w:rFonts w:ascii="Arial" w:hAnsi="Arial" w:cs="Arial"/>
          <w:sz w:val="22"/>
          <w:bdr w:val="none" w:sz="0" w:space="0" w:color="auto" w:frame="1"/>
        </w:rPr>
        <w:t xml:space="preserve">in </w:t>
      </w:r>
      <w:r w:rsidR="00EA57CA" w:rsidRPr="006B55DA">
        <w:rPr>
          <w:rFonts w:ascii="Arial" w:hAnsi="Arial" w:cs="Arial"/>
          <w:sz w:val="22"/>
          <w:bdr w:val="none" w:sz="0" w:space="0" w:color="auto" w:frame="1"/>
        </w:rPr>
        <w:t xml:space="preserve">HCC </w:t>
      </w:r>
      <w:r w:rsidR="00293DDD" w:rsidRPr="006B55DA">
        <w:rPr>
          <w:rFonts w:ascii="Arial" w:hAnsi="Arial" w:cs="Arial"/>
          <w:sz w:val="22"/>
          <w:bdr w:val="none" w:sz="0" w:space="0" w:color="auto" w:frame="1"/>
        </w:rPr>
        <w:t xml:space="preserve">samples </w:t>
      </w:r>
      <w:r w:rsidR="00474EF2">
        <w:rPr>
          <w:rFonts w:ascii="Arial" w:hAnsi="Arial" w:cs="Arial"/>
          <w:sz w:val="22"/>
          <w:bdr w:val="none" w:sz="0" w:space="0" w:color="auto" w:frame="1"/>
        </w:rPr>
        <w:t>were</w:t>
      </w:r>
      <w:r w:rsidR="00474EF2" w:rsidRPr="006B55DA">
        <w:rPr>
          <w:rFonts w:ascii="Arial" w:hAnsi="Arial" w:cs="Arial"/>
          <w:sz w:val="22"/>
          <w:bdr w:val="none" w:sz="0" w:space="0" w:color="auto" w:frame="1"/>
        </w:rPr>
        <w:t xml:space="preserve"> </w:t>
      </w:r>
      <w:r w:rsidR="00293DDD" w:rsidRPr="006B55DA">
        <w:rPr>
          <w:rFonts w:ascii="Arial" w:hAnsi="Arial" w:cs="Arial"/>
          <w:sz w:val="22"/>
          <w:bdr w:val="none" w:sz="0" w:space="0" w:color="auto" w:frame="1"/>
        </w:rPr>
        <w:t xml:space="preserve">significantly shorter than non-HCC samples </w:t>
      </w:r>
      <w:r w:rsidR="00293DDD" w:rsidRPr="00996C5A">
        <w:rPr>
          <w:rFonts w:ascii="Arial" w:hAnsi="Arial" w:cs="Arial"/>
          <w:sz w:val="22"/>
          <w:bdr w:val="none" w:sz="0" w:space="0" w:color="auto" w:frame="1"/>
        </w:rPr>
        <w:t>(</w:t>
      </w:r>
      <w:r w:rsidR="00293DDD" w:rsidRPr="00D3757C">
        <w:rPr>
          <w:rFonts w:ascii="Arial" w:hAnsi="Arial" w:cs="Arial"/>
          <w:sz w:val="22"/>
          <w:bdr w:val="none" w:sz="0" w:space="0" w:color="auto" w:frame="1"/>
        </w:rPr>
        <w:t>P=</w:t>
      </w:r>
      <w:r w:rsidR="00996C5A" w:rsidRPr="00996C5A">
        <w:rPr>
          <w:rFonts w:ascii="Arial" w:hAnsi="Arial" w:cs="Arial"/>
          <w:sz w:val="22"/>
          <w:bdr w:val="none" w:sz="0" w:space="0" w:color="auto" w:frame="1"/>
        </w:rPr>
        <w:t>0.003</w:t>
      </w:r>
      <w:r w:rsidR="00293DDD" w:rsidRPr="00D3757C">
        <w:rPr>
          <w:rFonts w:ascii="Arial" w:hAnsi="Arial" w:cs="Arial"/>
          <w:sz w:val="22"/>
          <w:bdr w:val="none" w:sz="0" w:space="0" w:color="auto" w:frame="1"/>
        </w:rPr>
        <w:t xml:space="preserve">, </w:t>
      </w:r>
      <w:r w:rsidR="00996C5A" w:rsidRPr="00996C5A">
        <w:rPr>
          <w:rFonts w:ascii="Arial" w:hAnsi="Arial" w:cs="Arial"/>
          <w:color w:val="000000" w:themeColor="text1"/>
          <w:sz w:val="22"/>
        </w:rPr>
        <w:t>Wilcoxon rank sum test</w:t>
      </w:r>
      <w:r w:rsidR="00293DDD" w:rsidRPr="00996C5A">
        <w:rPr>
          <w:rFonts w:ascii="Arial" w:hAnsi="Arial" w:cs="Arial"/>
          <w:sz w:val="22"/>
          <w:bdr w:val="none" w:sz="0" w:space="0" w:color="auto" w:frame="1"/>
        </w:rPr>
        <w:t>), consisten</w:t>
      </w:r>
      <w:r w:rsidR="00293DDD" w:rsidRPr="006B55DA">
        <w:rPr>
          <w:rFonts w:ascii="Arial" w:hAnsi="Arial" w:cs="Arial"/>
          <w:sz w:val="22"/>
          <w:bdr w:val="none" w:sz="0" w:space="0" w:color="auto" w:frame="1"/>
        </w:rPr>
        <w:t>t with recent</w:t>
      </w:r>
      <w:r w:rsidR="008652BD" w:rsidRPr="006B55DA">
        <w:rPr>
          <w:rFonts w:ascii="Arial" w:hAnsi="Arial" w:cs="Arial"/>
          <w:sz w:val="22"/>
          <w:bdr w:val="none" w:sz="0" w:space="0" w:color="auto" w:frame="1"/>
        </w:rPr>
        <w:t xml:space="preserve"> observation</w:t>
      </w:r>
      <w:ins w:id="251" w:author="Zhang Haikun" w:date="2019-12-19T18:37:00Z">
        <w:r w:rsidR="00B17A74">
          <w:rPr>
            <w:rFonts w:ascii="Arial" w:hAnsi="Arial" w:cs="Arial"/>
            <w:sz w:val="22"/>
            <w:bdr w:val="none" w:sz="0" w:space="0" w:color="auto" w:frame="1"/>
          </w:rPr>
          <w:t xml:space="preserve"> </w:t>
        </w:r>
      </w:ins>
      <w:r w:rsidR="00293DDD" w:rsidRPr="006B55DA">
        <w:rPr>
          <w:rFonts w:ascii="Arial" w:hAnsi="Arial" w:cs="Arial"/>
          <w:sz w:val="22"/>
          <w:bdr w:val="none" w:sz="0" w:space="0" w:color="auto" w:frame="1"/>
        </w:rPr>
        <w:fldChar w:fldCharType="begin">
          <w:fldData xml:space="preserve">PEVuZE5vdGU+PENpdGU+PEF1dGhvcj5DcmlzdGlhbm88L0F1dGhvcj48WWVhcj4yMDE5PC9ZZWFy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</w:fldData>
        </w:fldChar>
      </w:r>
      <w:r w:rsidR="00C237FA">
        <w:rPr>
          <w:rFonts w:ascii="Arial" w:hAnsi="Arial" w:cs="Arial"/>
          <w:sz w:val="22"/>
          <w:bdr w:val="none" w:sz="0" w:space="0" w:color="auto" w:frame="1"/>
        </w:rPr>
        <w:instrText xml:space="preserve"> ADDIN EN.CITE </w:instrText>
      </w:r>
      <w:r w:rsidR="00C237FA">
        <w:rPr>
          <w:rFonts w:ascii="Arial" w:hAnsi="Arial" w:cs="Arial"/>
          <w:sz w:val="22"/>
          <w:bdr w:val="none" w:sz="0" w:space="0" w:color="auto" w:frame="1"/>
        </w:rPr>
        <w:fldChar w:fldCharType="begin">
          <w:fldData xml:space="preserve">PEVuZE5vdGU+PENpdGU+PEF1dGhvcj5DcmlzdGlhbm88L0F1dGhvcj48WWVhcj4yMDE5PC9ZZWFy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</w:fldData>
        </w:fldChar>
      </w:r>
      <w:r w:rsidR="00C237FA">
        <w:rPr>
          <w:rFonts w:ascii="Arial" w:hAnsi="Arial" w:cs="Arial"/>
          <w:sz w:val="22"/>
          <w:bdr w:val="none" w:sz="0" w:space="0" w:color="auto" w:frame="1"/>
        </w:rPr>
        <w:instrText xml:space="preserve"> ADDIN EN.CITE.DATA </w:instrText>
      </w:r>
      <w:r w:rsidR="00C237FA">
        <w:rPr>
          <w:rFonts w:ascii="Arial" w:hAnsi="Arial" w:cs="Arial"/>
          <w:sz w:val="22"/>
          <w:bdr w:val="none" w:sz="0" w:space="0" w:color="auto" w:frame="1"/>
        </w:rPr>
      </w:r>
      <w:r w:rsidR="00C237FA">
        <w:rPr>
          <w:rFonts w:ascii="Arial" w:hAnsi="Arial" w:cs="Arial"/>
          <w:sz w:val="22"/>
          <w:bdr w:val="none" w:sz="0" w:space="0" w:color="auto" w:frame="1"/>
        </w:rPr>
        <w:fldChar w:fldCharType="end"/>
      </w:r>
      <w:r w:rsidR="00293DDD" w:rsidRPr="006B55DA">
        <w:rPr>
          <w:rFonts w:ascii="Arial" w:hAnsi="Arial" w:cs="Arial"/>
          <w:sz w:val="22"/>
          <w:bdr w:val="none" w:sz="0" w:space="0" w:color="auto" w:frame="1"/>
        </w:rPr>
      </w:r>
      <w:r w:rsidR="00293DDD" w:rsidRPr="006B55DA">
        <w:rPr>
          <w:rFonts w:ascii="Arial" w:hAnsi="Arial" w:cs="Arial"/>
          <w:sz w:val="22"/>
          <w:bdr w:val="none" w:sz="0" w:space="0" w:color="auto" w:frame="1"/>
        </w:rPr>
        <w:fldChar w:fldCharType="separate"/>
      </w:r>
      <w:r w:rsidR="00FF7B11">
        <w:rPr>
          <w:rFonts w:ascii="Arial" w:hAnsi="Arial" w:cs="Arial"/>
          <w:noProof/>
          <w:sz w:val="22"/>
          <w:bdr w:val="none" w:sz="0" w:space="0" w:color="auto" w:frame="1"/>
        </w:rPr>
        <w:t>(19)</w:t>
      </w:r>
      <w:r w:rsidR="00293DDD" w:rsidRPr="006B55DA">
        <w:rPr>
          <w:rFonts w:ascii="Arial" w:hAnsi="Arial" w:cs="Arial"/>
          <w:sz w:val="22"/>
          <w:bdr w:val="none" w:sz="0" w:space="0" w:color="auto" w:frame="1"/>
        </w:rPr>
        <w:fldChar w:fldCharType="end"/>
      </w:r>
      <w:r w:rsidR="003070ED">
        <w:rPr>
          <w:rFonts w:ascii="Arial" w:hAnsi="Arial" w:cs="Arial"/>
          <w:sz w:val="22"/>
          <w:bdr w:val="none" w:sz="0" w:space="0" w:color="auto" w:frame="1"/>
        </w:rPr>
        <w:t xml:space="preserve">. </w:t>
      </w:r>
      <w:r w:rsidR="003070ED" w:rsidRPr="006B55DA">
        <w:rPr>
          <w:rFonts w:ascii="Arial" w:hAnsi="Arial" w:cs="Arial"/>
          <w:sz w:val="22"/>
          <w:bdr w:val="none" w:sz="0" w:space="0" w:color="auto" w:frame="1"/>
        </w:rPr>
        <w:t>Particularly, cfDNA</w:t>
      </w:r>
      <w:r w:rsidR="003070ED" w:rsidRPr="006B55DA">
        <w:rPr>
          <w:rFonts w:ascii="Arial" w:hAnsi="Arial" w:cs="Arial"/>
          <w:sz w:val="22"/>
          <w:bdr w:val="none" w:sz="0" w:space="0" w:color="auto" w:frame="1"/>
          <w:vertAlign w:val="subscript"/>
        </w:rPr>
        <w:t>size</w:t>
      </w:r>
      <w:r w:rsidR="003070ED" w:rsidRPr="006B55DA">
        <w:rPr>
          <w:rFonts w:ascii="Arial" w:hAnsi="Arial" w:cs="Arial"/>
          <w:sz w:val="22"/>
          <w:bdr w:val="none" w:sz="0" w:space="0" w:color="auto" w:frame="1"/>
        </w:rPr>
        <w:t xml:space="preserve"> in advanced HCC group were much shorter than those in healthy individuals (</w:t>
      </w:r>
      <w:r w:rsidR="003070ED" w:rsidRPr="006B55DA">
        <w:rPr>
          <w:rFonts w:ascii="Arial" w:hAnsi="Arial" w:cs="Arial"/>
          <w:color w:val="000000" w:themeColor="text1"/>
          <w:sz w:val="22"/>
        </w:rPr>
        <w:t>P &lt; 2.2x10</w:t>
      </w:r>
      <w:r w:rsidR="003070ED" w:rsidRPr="006B55DA">
        <w:rPr>
          <w:rFonts w:ascii="Arial" w:hAnsi="Arial" w:cs="Arial"/>
          <w:color w:val="000000" w:themeColor="text1"/>
          <w:sz w:val="22"/>
          <w:vertAlign w:val="superscript"/>
        </w:rPr>
        <w:t>-16</w:t>
      </w:r>
      <w:r w:rsidR="003070ED" w:rsidRPr="006B55DA">
        <w:rPr>
          <w:rFonts w:ascii="Arial" w:hAnsi="Arial" w:cs="Arial"/>
          <w:color w:val="000000" w:themeColor="text1"/>
          <w:sz w:val="22"/>
        </w:rPr>
        <w:t xml:space="preserve">, Wilcoxon rank sum test; </w:t>
      </w:r>
      <w:r w:rsidR="003070ED" w:rsidRPr="006B55DA">
        <w:rPr>
          <w:rFonts w:ascii="Arial" w:eastAsia="Times New Roman" w:hAnsi="Arial" w:cs="Arial"/>
          <w:b/>
          <w:color w:val="44546A" w:themeColor="text2"/>
          <w:sz w:val="22"/>
          <w:lang w:eastAsia="en-US"/>
        </w:rPr>
        <w:t xml:space="preserve">Fig </w:t>
      </w:r>
      <w:r w:rsidR="003070ED" w:rsidRPr="00424E1A">
        <w:rPr>
          <w:rFonts w:ascii="Arial" w:eastAsia="Times New Roman" w:hAnsi="Arial" w:cs="Arial" w:hint="eastAsia"/>
          <w:b/>
          <w:color w:val="44546A" w:themeColor="text2"/>
          <w:sz w:val="22"/>
          <w:lang w:eastAsia="en-US"/>
        </w:rPr>
        <w:t>3</w:t>
      </w:r>
      <w:r w:rsidR="003070ED" w:rsidRPr="006B55DA">
        <w:rPr>
          <w:rFonts w:ascii="Arial" w:eastAsia="Times New Roman" w:hAnsi="Arial" w:cs="Arial"/>
          <w:b/>
          <w:color w:val="44546A" w:themeColor="text2"/>
          <w:sz w:val="22"/>
          <w:lang w:eastAsia="en-US"/>
        </w:rPr>
        <w:t>A)</w:t>
      </w:r>
      <w:r w:rsidR="003070ED">
        <w:rPr>
          <w:rFonts w:ascii="Arial" w:hAnsi="Arial" w:cs="Arial"/>
          <w:sz w:val="22"/>
          <w:bdr w:val="none" w:sz="0" w:space="0" w:color="auto" w:frame="1"/>
        </w:rPr>
        <w:t>, and the size seemed to decrease along with liver disease progression</w:t>
      </w:r>
      <w:r w:rsidR="00221AB8">
        <w:rPr>
          <w:rFonts w:ascii="Arial" w:hAnsi="Arial" w:cs="Arial"/>
          <w:sz w:val="22"/>
          <w:bdr w:val="none" w:sz="0" w:space="0" w:color="auto" w:frame="1"/>
        </w:rPr>
        <w:t xml:space="preserve"> </w:t>
      </w:r>
      <w:r w:rsidR="008D71EC" w:rsidRPr="006B55DA">
        <w:rPr>
          <w:rFonts w:ascii="Arial" w:hAnsi="Arial" w:cs="Arial"/>
          <w:sz w:val="22"/>
          <w:bdr w:val="none" w:sz="0" w:space="0" w:color="auto" w:frame="1"/>
        </w:rPr>
        <w:t>(</w:t>
      </w:r>
      <w:r w:rsidR="008D71EC" w:rsidRPr="006B55DA">
        <w:rPr>
          <w:rFonts w:ascii="Arial" w:eastAsia="Times New Roman" w:hAnsi="Arial" w:cs="Arial"/>
          <w:b/>
          <w:color w:val="44546A" w:themeColor="text2"/>
          <w:sz w:val="22"/>
          <w:lang w:eastAsia="en-US"/>
        </w:rPr>
        <w:t xml:space="preserve">Fig </w:t>
      </w:r>
      <w:r w:rsidR="00DA6B57">
        <w:rPr>
          <w:rFonts w:ascii="Arial" w:eastAsia="Times New Roman" w:hAnsi="Arial" w:cs="Arial"/>
          <w:b/>
          <w:color w:val="44546A" w:themeColor="text2"/>
          <w:sz w:val="22"/>
          <w:lang w:eastAsia="en-US"/>
        </w:rPr>
        <w:t>3</w:t>
      </w:r>
      <w:r w:rsidR="004B5458" w:rsidRPr="006B55DA">
        <w:rPr>
          <w:rFonts w:ascii="Arial" w:eastAsia="Times New Roman" w:hAnsi="Arial" w:cs="Arial"/>
          <w:b/>
          <w:color w:val="44546A" w:themeColor="text2"/>
          <w:sz w:val="22"/>
          <w:lang w:eastAsia="en-US"/>
        </w:rPr>
        <w:t>A</w:t>
      </w:r>
      <w:r w:rsidR="008D71EC" w:rsidRPr="006B55DA">
        <w:rPr>
          <w:rFonts w:ascii="Arial" w:eastAsia="Times New Roman" w:hAnsi="Arial" w:cs="Arial"/>
          <w:b/>
          <w:color w:val="44546A" w:themeColor="text2"/>
          <w:sz w:val="22"/>
          <w:lang w:eastAsia="en-US"/>
        </w:rPr>
        <w:t>)</w:t>
      </w:r>
      <w:r w:rsidR="008D71EC" w:rsidRPr="006B55DA">
        <w:rPr>
          <w:rFonts w:ascii="Arial" w:hAnsi="Arial" w:cs="Arial"/>
          <w:sz w:val="22"/>
          <w:bdr w:val="none" w:sz="0" w:space="0" w:color="auto" w:frame="1"/>
        </w:rPr>
        <w:t>.</w:t>
      </w:r>
      <w:r w:rsidR="003070ED">
        <w:rPr>
          <w:rFonts w:ascii="Arial" w:hAnsi="Arial" w:cs="Arial"/>
          <w:sz w:val="22"/>
          <w:bdr w:val="none" w:sz="0" w:space="0" w:color="auto" w:frame="1"/>
        </w:rPr>
        <w:t xml:space="preserve"> </w:t>
      </w:r>
      <w:r w:rsidR="00474EF2">
        <w:rPr>
          <w:rFonts w:ascii="Arial" w:hAnsi="Arial" w:cs="Arial"/>
          <w:sz w:val="22"/>
        </w:rPr>
        <w:t>As expected</w:t>
      </w:r>
      <w:r w:rsidR="008E39DC">
        <w:rPr>
          <w:rFonts w:ascii="Arial" w:hAnsi="Arial" w:cs="Arial"/>
          <w:sz w:val="22"/>
        </w:rPr>
        <w:t>,</w:t>
      </w:r>
      <w:r w:rsidR="007312C3" w:rsidRPr="00A32097">
        <w:rPr>
          <w:rFonts w:ascii="Arial" w:hAnsi="Arial" w:cs="Arial"/>
          <w:sz w:val="22"/>
        </w:rPr>
        <w:t xml:space="preserve"> the distribution of CpGs capatured by low-pass WGBS </w:t>
      </w:r>
      <w:r w:rsidR="008E39DC">
        <w:rPr>
          <w:rFonts w:ascii="Arial" w:hAnsi="Arial" w:cs="Arial"/>
          <w:sz w:val="22"/>
        </w:rPr>
        <w:t xml:space="preserve">also </w:t>
      </w:r>
      <w:r w:rsidR="007312C3" w:rsidRPr="00A32097">
        <w:rPr>
          <w:rFonts w:ascii="Arial" w:hAnsi="Arial" w:cs="Arial"/>
          <w:sz w:val="22"/>
        </w:rPr>
        <w:t>tended to be located at intergenic and repeat r</w:t>
      </w:r>
      <w:r w:rsidR="007312C3" w:rsidRPr="00A32097">
        <w:rPr>
          <w:rFonts w:ascii="Arial" w:hAnsi="Arial" w:cs="Arial"/>
          <w:color w:val="000000" w:themeColor="text1"/>
          <w:sz w:val="22"/>
        </w:rPr>
        <w:t>egions</w:t>
      </w:r>
      <w:r w:rsidR="00465CF5">
        <w:rPr>
          <w:rFonts w:ascii="Arial" w:hAnsi="Arial" w:cs="Arial"/>
          <w:color w:val="000000" w:themeColor="text1"/>
          <w:sz w:val="22"/>
        </w:rPr>
        <w:t>.</w:t>
      </w:r>
      <w:r w:rsidR="009E5414">
        <w:rPr>
          <w:rFonts w:ascii="Arial" w:hAnsi="Arial" w:cs="Arial"/>
          <w:color w:val="000000" w:themeColor="text1"/>
          <w:sz w:val="22"/>
        </w:rPr>
        <w:t xml:space="preserve"> </w:t>
      </w:r>
      <w:r w:rsidR="00465CF5">
        <w:rPr>
          <w:rFonts w:ascii="Arial" w:hAnsi="Arial" w:cs="Arial"/>
          <w:color w:val="000000" w:themeColor="text1"/>
          <w:sz w:val="22"/>
        </w:rPr>
        <w:t>M</w:t>
      </w:r>
      <w:r w:rsidR="00E534CF">
        <w:rPr>
          <w:rFonts w:ascii="Arial" w:hAnsi="Arial" w:cs="Arial"/>
          <w:color w:val="000000" w:themeColor="text1"/>
          <w:sz w:val="22"/>
        </w:rPr>
        <w:t>oreover</w:t>
      </w:r>
      <w:r w:rsidR="009E5414">
        <w:rPr>
          <w:rFonts w:ascii="Arial" w:hAnsi="Arial" w:cs="Arial"/>
          <w:color w:val="000000" w:themeColor="text1"/>
          <w:sz w:val="22"/>
        </w:rPr>
        <w:t xml:space="preserve">, </w:t>
      </w:r>
      <w:del w:id="252" w:author="Zhang Haikun" w:date="2019-12-19T11:10:00Z">
        <w:r w:rsidR="003070ED" w:rsidDel="00FF4E4C">
          <w:rPr>
            <w:rFonts w:ascii="Arial" w:hAnsi="Arial" w:cs="Arial"/>
            <w:color w:val="000000" w:themeColor="text1"/>
            <w:sz w:val="22"/>
          </w:rPr>
          <w:delText xml:space="preserve">higher </w:delText>
        </w:r>
      </w:del>
      <w:ins w:id="253" w:author="Zhang Haikun" w:date="2019-12-19T11:10:00Z">
        <w:r w:rsidR="00FF4E4C">
          <w:rPr>
            <w:rFonts w:ascii="Arial" w:hAnsi="Arial" w:cs="Arial"/>
            <w:color w:val="000000" w:themeColor="text1"/>
            <w:sz w:val="22"/>
          </w:rPr>
          <w:t xml:space="preserve">CpGs </w:t>
        </w:r>
      </w:ins>
      <w:r w:rsidR="003070ED">
        <w:rPr>
          <w:rFonts w:ascii="Arial" w:hAnsi="Arial" w:cs="Arial"/>
          <w:color w:val="000000" w:themeColor="text1"/>
          <w:sz w:val="22"/>
        </w:rPr>
        <w:t>in low-pass WGBS had much higher</w:t>
      </w:r>
      <w:r w:rsidR="009E5414">
        <w:rPr>
          <w:rFonts w:ascii="Arial" w:hAnsi="Arial" w:cs="Arial"/>
          <w:color w:val="000000" w:themeColor="text1"/>
          <w:sz w:val="22"/>
        </w:rPr>
        <w:t xml:space="preserve"> enrichment score of regions around</w:t>
      </w:r>
      <w:r w:rsidR="008E39DC">
        <w:rPr>
          <w:rFonts w:ascii="Arial" w:hAnsi="Arial" w:cs="Arial"/>
          <w:color w:val="000000" w:themeColor="text1"/>
          <w:sz w:val="22"/>
        </w:rPr>
        <w:t xml:space="preserve"> reported HBV integration sites</w:t>
      </w:r>
      <w:r w:rsidR="009E5414">
        <w:rPr>
          <w:rFonts w:ascii="Arial" w:hAnsi="Arial" w:cs="Arial"/>
          <w:color w:val="000000" w:themeColor="text1"/>
          <w:sz w:val="22"/>
        </w:rPr>
        <w:t xml:space="preserve"> </w:t>
      </w:r>
      <w:r w:rsidR="00924DDA">
        <w:rPr>
          <w:rFonts w:ascii="Arial" w:hAnsi="Arial" w:cs="Arial"/>
          <w:color w:val="000000" w:themeColor="text1"/>
          <w:sz w:val="22"/>
        </w:rPr>
        <w:t>than</w:t>
      </w:r>
      <w:r w:rsidR="009E5414">
        <w:rPr>
          <w:rFonts w:ascii="Arial" w:hAnsi="Arial" w:cs="Arial"/>
          <w:color w:val="000000" w:themeColor="text1"/>
          <w:sz w:val="22"/>
        </w:rPr>
        <w:t xml:space="preserve"> </w:t>
      </w:r>
      <w:r w:rsidR="00F90C07">
        <w:rPr>
          <w:rFonts w:ascii="Arial" w:hAnsi="Arial" w:cs="Arial"/>
          <w:color w:val="000000" w:themeColor="text1"/>
          <w:sz w:val="22"/>
        </w:rPr>
        <w:t xml:space="preserve">high-depth </w:t>
      </w:r>
      <w:r w:rsidR="009E5414">
        <w:rPr>
          <w:rFonts w:ascii="Arial" w:hAnsi="Arial" w:cs="Arial"/>
          <w:color w:val="000000" w:themeColor="text1"/>
          <w:sz w:val="22"/>
        </w:rPr>
        <w:t>WGBS</w:t>
      </w:r>
      <w:r w:rsidR="003070ED">
        <w:rPr>
          <w:rFonts w:ascii="Arial" w:hAnsi="Arial" w:cs="Arial"/>
          <w:color w:val="000000" w:themeColor="text1"/>
          <w:sz w:val="22"/>
        </w:rPr>
        <w:t xml:space="preserve"> datasets</w:t>
      </w:r>
      <w:r w:rsidR="00BC62DF">
        <w:rPr>
          <w:rFonts w:ascii="Arial" w:hAnsi="Arial" w:cs="Arial"/>
          <w:color w:val="000000" w:themeColor="text1"/>
          <w:sz w:val="22"/>
        </w:rPr>
        <w:t xml:space="preserve"> </w:t>
      </w:r>
      <w:r w:rsidR="007312C3" w:rsidRPr="00A32097">
        <w:rPr>
          <w:rFonts w:ascii="Arial" w:hAnsi="Arial" w:cs="Arial"/>
          <w:sz w:val="22"/>
        </w:rPr>
        <w:t>(</w:t>
      </w:r>
      <w:r w:rsidR="007312C3" w:rsidRPr="009E5414">
        <w:rPr>
          <w:rFonts w:ascii="Arial" w:eastAsia="Times New Roman" w:hAnsi="Arial" w:cs="Arial"/>
          <w:b/>
          <w:color w:val="44546A" w:themeColor="text2"/>
          <w:sz w:val="22"/>
          <w:lang w:eastAsia="en-US"/>
        </w:rPr>
        <w:t xml:space="preserve">Fig </w:t>
      </w:r>
      <w:r w:rsidR="008E39DC" w:rsidRPr="009E5414">
        <w:rPr>
          <w:rFonts w:ascii="Arial" w:eastAsia="Times New Roman" w:hAnsi="Arial" w:cs="Arial"/>
          <w:b/>
          <w:color w:val="44546A" w:themeColor="text2"/>
          <w:sz w:val="22"/>
          <w:lang w:eastAsia="en-US"/>
        </w:rPr>
        <w:t>3B</w:t>
      </w:r>
      <w:r w:rsidR="009E5414" w:rsidRPr="009E5414">
        <w:rPr>
          <w:rFonts w:ascii="Arial" w:eastAsia="Times New Roman" w:hAnsi="Arial" w:cs="Arial"/>
          <w:b/>
          <w:color w:val="44546A" w:themeColor="text2"/>
          <w:sz w:val="22"/>
          <w:lang w:eastAsia="en-US"/>
        </w:rPr>
        <w:t>, Fig 1A</w:t>
      </w:r>
      <w:r w:rsidR="007312C3" w:rsidRPr="00A32097">
        <w:rPr>
          <w:rFonts w:ascii="Arial" w:hAnsi="Arial" w:cs="Arial"/>
          <w:sz w:val="22"/>
        </w:rPr>
        <w:t xml:space="preserve">). </w:t>
      </w:r>
      <w:r w:rsidR="007E06B4">
        <w:rPr>
          <w:rFonts w:ascii="Arial" w:hAnsi="Arial" w:cs="Arial"/>
          <w:color w:val="000000" w:themeColor="text1"/>
          <w:sz w:val="22"/>
        </w:rPr>
        <w:t xml:space="preserve">To figure out </w:t>
      </w:r>
      <w:r w:rsidR="007E06B4">
        <w:rPr>
          <w:rFonts w:ascii="Arial" w:hAnsi="Arial" w:cs="Arial" w:hint="eastAsia"/>
          <w:color w:val="000000" w:themeColor="text1"/>
          <w:sz w:val="22"/>
        </w:rPr>
        <w:t>the</w:t>
      </w:r>
      <w:r w:rsidR="007E06B4">
        <w:rPr>
          <w:rFonts w:ascii="Arial" w:hAnsi="Arial" w:cs="Arial"/>
          <w:color w:val="000000" w:themeColor="text1"/>
          <w:sz w:val="22"/>
        </w:rPr>
        <w:t xml:space="preserve"> enrichment at repeat regions is a feature of cfDNA or </w:t>
      </w:r>
      <w:r w:rsidR="007E06B4" w:rsidRPr="00924DDA">
        <w:rPr>
          <w:rFonts w:ascii="Arial" w:hAnsi="Arial" w:cs="Arial"/>
          <w:color w:val="000000" w:themeColor="text1"/>
          <w:sz w:val="22"/>
        </w:rPr>
        <w:t>artifacts of W</w:t>
      </w:r>
      <w:r w:rsidR="007E06B4" w:rsidRPr="00924DDA">
        <w:rPr>
          <w:rFonts w:ascii="Arial" w:hAnsi="Arial" w:cs="Arial" w:hint="eastAsia"/>
          <w:color w:val="000000" w:themeColor="text1"/>
          <w:sz w:val="22"/>
        </w:rPr>
        <w:t>G</w:t>
      </w:r>
      <w:r w:rsidR="007E06B4">
        <w:rPr>
          <w:rFonts w:ascii="Arial" w:hAnsi="Arial" w:cs="Arial" w:hint="eastAsia"/>
          <w:color w:val="000000" w:themeColor="text1"/>
          <w:sz w:val="22"/>
        </w:rPr>
        <w:t xml:space="preserve">BS, we </w:t>
      </w:r>
      <w:r w:rsidR="009F1899">
        <w:rPr>
          <w:rFonts w:ascii="Arial" w:hAnsi="Arial" w:cs="Arial"/>
          <w:color w:val="000000" w:themeColor="text1"/>
          <w:sz w:val="22"/>
        </w:rPr>
        <w:t xml:space="preserve">randonmly </w:t>
      </w:r>
      <w:r w:rsidR="007E06B4">
        <w:rPr>
          <w:rFonts w:ascii="Arial" w:hAnsi="Arial" w:cs="Arial" w:hint="eastAsia"/>
          <w:color w:val="000000" w:themeColor="text1"/>
          <w:sz w:val="22"/>
        </w:rPr>
        <w:t>extracted 10M single</w:t>
      </w:r>
      <w:r w:rsidR="007E06B4">
        <w:rPr>
          <w:rFonts w:ascii="Arial" w:hAnsi="Arial" w:cs="Arial"/>
          <w:color w:val="000000" w:themeColor="text1"/>
          <w:sz w:val="22"/>
        </w:rPr>
        <w:t xml:space="preserve"> </w:t>
      </w:r>
      <w:r w:rsidR="007E06B4">
        <w:rPr>
          <w:rFonts w:ascii="Arial" w:hAnsi="Arial" w:cs="Arial" w:hint="eastAsia"/>
          <w:color w:val="000000" w:themeColor="text1"/>
          <w:sz w:val="22"/>
        </w:rPr>
        <w:t>reads</w:t>
      </w:r>
      <w:r w:rsidR="007E06B4">
        <w:rPr>
          <w:rFonts w:ascii="Arial" w:hAnsi="Arial" w:cs="Arial"/>
          <w:color w:val="000000" w:themeColor="text1"/>
          <w:sz w:val="22"/>
        </w:rPr>
        <w:t xml:space="preserve"> </w:t>
      </w:r>
      <w:r w:rsidR="007E06B4">
        <w:rPr>
          <w:rFonts w:ascii="Arial" w:hAnsi="Arial" w:cs="Arial" w:hint="eastAsia"/>
          <w:color w:val="000000" w:themeColor="text1"/>
          <w:sz w:val="22"/>
        </w:rPr>
        <w:t>from</w:t>
      </w:r>
      <w:r w:rsidR="007E06B4">
        <w:rPr>
          <w:rFonts w:ascii="Arial" w:hAnsi="Arial" w:cs="Arial"/>
          <w:color w:val="000000" w:themeColor="text1"/>
          <w:sz w:val="22"/>
        </w:rPr>
        <w:t xml:space="preserve"> published</w:t>
      </w:r>
      <w:r w:rsidR="00F90C07">
        <w:rPr>
          <w:rFonts w:ascii="Arial" w:hAnsi="Arial" w:cs="Arial"/>
          <w:color w:val="000000" w:themeColor="text1"/>
          <w:sz w:val="22"/>
        </w:rPr>
        <w:t xml:space="preserve"> high-depth cfDNA WGBS</w:t>
      </w:r>
      <w:r w:rsidR="00E3457E">
        <w:rPr>
          <w:rFonts w:ascii="Arial" w:hAnsi="Arial" w:cs="Arial"/>
          <w:color w:val="000000" w:themeColor="text1"/>
          <w:sz w:val="22"/>
        </w:rPr>
        <w:t xml:space="preserve"> datasets</w:t>
      </w:r>
      <w:r w:rsidR="00E86498">
        <w:rPr>
          <w:rFonts w:ascii="Arial" w:hAnsi="Arial" w:cs="Arial"/>
          <w:sz w:val="22"/>
        </w:rPr>
        <w:t xml:space="preserve"> </w:t>
      </w:r>
      <w:r w:rsidR="00E86498">
        <w:rPr>
          <w:rFonts w:ascii="Arial" w:hAnsi="Arial" w:cs="Arial"/>
          <w:sz w:val="22"/>
        </w:rPr>
        <w:fldChar w:fldCharType="begin">
          <w:fldData xml:space="preserve">PEVuZE5vdGU+PENpdGU+PEF1dGhvcj5DaGFuPC9BdXRob3I+PFllYXI+MjAxMzwvWWVhcj48UmVj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</w:fldData>
        </w:fldChar>
      </w:r>
      <w:r w:rsidR="00E86498">
        <w:rPr>
          <w:rFonts w:ascii="Arial" w:hAnsi="Arial" w:cs="Arial"/>
          <w:sz w:val="22"/>
        </w:rPr>
        <w:instrText xml:space="preserve"> ADDIN EN.CITE </w:instrText>
      </w:r>
      <w:r w:rsidR="00E86498">
        <w:rPr>
          <w:rFonts w:ascii="Arial" w:hAnsi="Arial" w:cs="Arial"/>
          <w:sz w:val="22"/>
        </w:rPr>
        <w:fldChar w:fldCharType="begin">
          <w:fldData xml:space="preserve">PEVuZE5vdGU+PENpdGU+PEF1dGhvcj5DaGFuPC9BdXRob3I+PFllYXI+MjAxMzwvWWVhcj48UmVj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</w:fldData>
        </w:fldChar>
      </w:r>
      <w:r w:rsidR="00E86498">
        <w:rPr>
          <w:rFonts w:ascii="Arial" w:hAnsi="Arial" w:cs="Arial"/>
          <w:sz w:val="22"/>
        </w:rPr>
        <w:instrText xml:space="preserve"> ADDIN EN.CITE.DATA </w:instrText>
      </w:r>
      <w:r w:rsidR="00E86498">
        <w:rPr>
          <w:rFonts w:ascii="Arial" w:hAnsi="Arial" w:cs="Arial"/>
          <w:sz w:val="22"/>
        </w:rPr>
      </w:r>
      <w:r w:rsidR="00E86498">
        <w:rPr>
          <w:rFonts w:ascii="Arial" w:hAnsi="Arial" w:cs="Arial"/>
          <w:sz w:val="22"/>
        </w:rPr>
        <w:fldChar w:fldCharType="end"/>
      </w:r>
      <w:r w:rsidR="00E86498">
        <w:rPr>
          <w:rFonts w:ascii="Arial" w:hAnsi="Arial" w:cs="Arial"/>
          <w:sz w:val="22"/>
        </w:rPr>
      </w:r>
      <w:r w:rsidR="00E86498">
        <w:rPr>
          <w:rFonts w:ascii="Arial" w:hAnsi="Arial" w:cs="Arial"/>
          <w:sz w:val="22"/>
        </w:rPr>
        <w:fldChar w:fldCharType="separate"/>
      </w:r>
      <w:r w:rsidR="00E86498">
        <w:rPr>
          <w:rFonts w:ascii="Arial" w:hAnsi="Arial" w:cs="Arial"/>
          <w:noProof/>
          <w:sz w:val="22"/>
        </w:rPr>
        <w:t>(25)</w:t>
      </w:r>
      <w:r w:rsidR="00E86498">
        <w:rPr>
          <w:rFonts w:ascii="Arial" w:hAnsi="Arial" w:cs="Arial"/>
          <w:sz w:val="22"/>
        </w:rPr>
        <w:fldChar w:fldCharType="end"/>
      </w:r>
      <w:r w:rsidR="00E3457E">
        <w:rPr>
          <w:rFonts w:ascii="Arial" w:hAnsi="Arial" w:cs="Arial"/>
          <w:color w:val="000000" w:themeColor="text1"/>
          <w:sz w:val="22"/>
        </w:rPr>
        <w:t>, including</w:t>
      </w:r>
      <w:r w:rsidR="007E06B4">
        <w:rPr>
          <w:rFonts w:ascii="Arial" w:hAnsi="Arial" w:cs="Arial"/>
          <w:color w:val="000000" w:themeColor="text1"/>
          <w:sz w:val="22"/>
        </w:rPr>
        <w:t xml:space="preserve"> </w:t>
      </w:r>
      <w:r w:rsidR="00E534CF">
        <w:rPr>
          <w:rFonts w:ascii="Arial" w:hAnsi="Arial" w:cs="Arial"/>
          <w:color w:val="000000" w:themeColor="text1"/>
          <w:sz w:val="22"/>
        </w:rPr>
        <w:t>58 cfDNA samples</w:t>
      </w:r>
      <w:r w:rsidR="00976C54">
        <w:rPr>
          <w:rFonts w:ascii="Arial" w:hAnsi="Arial" w:cs="Arial"/>
          <w:color w:val="000000" w:themeColor="text1"/>
          <w:sz w:val="22"/>
        </w:rPr>
        <w:t xml:space="preserve"> </w:t>
      </w:r>
      <w:r w:rsidR="00E534CF">
        <w:rPr>
          <w:rFonts w:ascii="Arial" w:hAnsi="Arial" w:cs="Arial"/>
          <w:color w:val="000000" w:themeColor="text1"/>
          <w:sz w:val="22"/>
        </w:rPr>
        <w:t>and 30 tissue sampels</w:t>
      </w:r>
      <w:r w:rsidR="00976C54">
        <w:rPr>
          <w:rFonts w:ascii="Arial" w:hAnsi="Arial" w:cs="Arial"/>
          <w:color w:val="000000" w:themeColor="text1"/>
          <w:sz w:val="22"/>
        </w:rPr>
        <w:t xml:space="preserve"> </w:t>
      </w:r>
      <w:r w:rsidR="007E06B4">
        <w:rPr>
          <w:rFonts w:ascii="Arial" w:hAnsi="Arial" w:cs="Arial"/>
          <w:sz w:val="22"/>
        </w:rPr>
        <w:t xml:space="preserve">as well as </w:t>
      </w:r>
      <w:r w:rsidR="007E06B4">
        <w:rPr>
          <w:rFonts w:ascii="Arial" w:hAnsi="Arial" w:cs="Arial" w:hint="eastAsia"/>
          <w:sz w:val="22"/>
        </w:rPr>
        <w:t>analyzed</w:t>
      </w:r>
      <w:r w:rsidR="007E06B4">
        <w:rPr>
          <w:rFonts w:ascii="Arial" w:hAnsi="Arial" w:cs="Arial"/>
          <w:sz w:val="22"/>
        </w:rPr>
        <w:t xml:space="preserve"> region enrichment score.</w:t>
      </w:r>
      <w:r w:rsidR="00E3457E">
        <w:rPr>
          <w:rFonts w:ascii="Arial" w:hAnsi="Arial" w:cs="Arial"/>
          <w:sz w:val="22"/>
        </w:rPr>
        <w:t xml:space="preserve"> </w:t>
      </w:r>
      <w:r w:rsidR="00976C54">
        <w:rPr>
          <w:rFonts w:ascii="Arial" w:hAnsi="Arial" w:cs="Arial" w:hint="eastAsia"/>
          <w:sz w:val="22"/>
        </w:rPr>
        <w:t>Ove</w:t>
      </w:r>
      <w:r w:rsidR="00976C54">
        <w:rPr>
          <w:rFonts w:ascii="Arial" w:hAnsi="Arial" w:cs="Arial"/>
          <w:sz w:val="22"/>
        </w:rPr>
        <w:t xml:space="preserve">rrepresntation of </w:t>
      </w:r>
      <w:r w:rsidR="00924DDA">
        <w:rPr>
          <w:rFonts w:ascii="Arial" w:hAnsi="Arial" w:cs="Arial"/>
          <w:color w:val="000000" w:themeColor="text1"/>
          <w:sz w:val="22"/>
        </w:rPr>
        <w:t>regions around reported HBV integration sites</w:t>
      </w:r>
      <w:r w:rsidR="00A57FF0">
        <w:rPr>
          <w:rFonts w:ascii="Arial" w:hAnsi="Arial" w:cs="Arial"/>
          <w:color w:val="000000" w:themeColor="text1"/>
          <w:sz w:val="22"/>
        </w:rPr>
        <w:t xml:space="preserve"> was also observed in </w:t>
      </w:r>
      <w:r w:rsidR="00A57FF0">
        <w:rPr>
          <w:rFonts w:ascii="Arial" w:hAnsi="Arial" w:cs="Arial"/>
          <w:sz w:val="22"/>
        </w:rPr>
        <w:t xml:space="preserve">these datasets </w:t>
      </w:r>
      <w:r w:rsidR="00924DDA">
        <w:rPr>
          <w:rFonts w:ascii="Arial" w:hAnsi="Arial" w:cs="Arial"/>
          <w:sz w:val="22"/>
        </w:rPr>
        <w:t>(</w:t>
      </w:r>
      <w:r w:rsidR="00924DDA" w:rsidRPr="009E5414">
        <w:rPr>
          <w:rFonts w:ascii="Arial" w:eastAsia="Times New Roman" w:hAnsi="Arial" w:cs="Arial"/>
          <w:b/>
          <w:color w:val="44546A" w:themeColor="text2"/>
          <w:sz w:val="22"/>
          <w:lang w:eastAsia="en-US"/>
        </w:rPr>
        <w:t>Fig 3</w:t>
      </w:r>
      <w:r w:rsidR="00924DDA">
        <w:rPr>
          <w:rFonts w:ascii="Arial" w:eastAsia="Times New Roman" w:hAnsi="Arial" w:cs="Arial"/>
          <w:b/>
          <w:color w:val="44546A" w:themeColor="text2"/>
          <w:sz w:val="22"/>
          <w:lang w:eastAsia="en-US"/>
        </w:rPr>
        <w:t>C</w:t>
      </w:r>
      <w:r w:rsidR="00924DDA" w:rsidRPr="009E5414">
        <w:rPr>
          <w:rFonts w:ascii="Arial" w:eastAsia="Times New Roman" w:hAnsi="Arial" w:cs="Arial"/>
          <w:b/>
          <w:color w:val="44546A" w:themeColor="text2"/>
          <w:sz w:val="22"/>
          <w:lang w:eastAsia="en-US"/>
        </w:rPr>
        <w:t xml:space="preserve">, Fig </w:t>
      </w:r>
      <w:r w:rsidR="00924DDA">
        <w:rPr>
          <w:rFonts w:ascii="Arial" w:eastAsia="Times New Roman" w:hAnsi="Arial" w:cs="Arial"/>
          <w:b/>
          <w:color w:val="44546A" w:themeColor="text2"/>
          <w:sz w:val="22"/>
          <w:lang w:eastAsia="en-US"/>
        </w:rPr>
        <w:t>S5</w:t>
      </w:r>
      <w:r w:rsidR="00924DDA">
        <w:rPr>
          <w:rFonts w:ascii="Arial" w:hAnsi="Arial" w:cs="Arial"/>
          <w:sz w:val="22"/>
        </w:rPr>
        <w:t xml:space="preserve">). </w:t>
      </w:r>
      <w:r w:rsidR="00E3457E">
        <w:rPr>
          <w:rFonts w:ascii="Arial" w:hAnsi="Arial" w:cs="Arial"/>
          <w:sz w:val="22"/>
        </w:rPr>
        <w:t>S</w:t>
      </w:r>
      <w:r w:rsidR="00E3457E">
        <w:rPr>
          <w:rFonts w:ascii="Arial" w:hAnsi="Arial" w:cs="Arial" w:hint="eastAsia"/>
          <w:sz w:val="22"/>
        </w:rPr>
        <w:t>trikingly</w:t>
      </w:r>
      <w:r w:rsidR="00E3457E">
        <w:rPr>
          <w:rFonts w:ascii="Arial" w:hAnsi="Arial" w:cs="Arial"/>
          <w:sz w:val="22"/>
        </w:rPr>
        <w:t xml:space="preserve">, compared to tumor tissue and buffy coat, cfDNA samples were less enriched </w:t>
      </w:r>
      <w:ins w:id="254" w:author="Zhang Haikun" w:date="2019-12-19T18:40:00Z">
        <w:r w:rsidR="006C56BE">
          <w:rPr>
            <w:rFonts w:ascii="Arial" w:hAnsi="Arial" w:cs="Arial"/>
            <w:sz w:val="22"/>
          </w:rPr>
          <w:t xml:space="preserve">in </w:t>
        </w:r>
      </w:ins>
      <w:r w:rsidR="00EA04AB">
        <w:rPr>
          <w:rFonts w:ascii="Arial" w:hAnsi="Arial" w:cs="Arial" w:hint="eastAsia"/>
          <w:sz w:val="22"/>
        </w:rPr>
        <w:t>functional</w:t>
      </w:r>
      <w:r w:rsidR="00EA04AB">
        <w:rPr>
          <w:rFonts w:ascii="Arial" w:hAnsi="Arial" w:cs="Arial"/>
          <w:sz w:val="22"/>
        </w:rPr>
        <w:t xml:space="preserve"> </w:t>
      </w:r>
      <w:r w:rsidR="00EA04AB">
        <w:rPr>
          <w:rFonts w:ascii="Arial" w:hAnsi="Arial" w:cs="Arial" w:hint="eastAsia"/>
          <w:sz w:val="22"/>
        </w:rPr>
        <w:t>element</w:t>
      </w:r>
      <w:r w:rsidR="00EA04AB">
        <w:rPr>
          <w:rFonts w:ascii="Arial" w:hAnsi="Arial" w:cs="Arial"/>
          <w:sz w:val="22"/>
        </w:rPr>
        <w:t>s (CpG island, promoter and exon) and more enriched in intergenic, repeat regions and HBV integration reg</w:t>
      </w:r>
      <w:r w:rsidR="00EA04AB" w:rsidRPr="0043798E">
        <w:rPr>
          <w:rFonts w:ascii="Arial" w:hAnsi="Arial" w:cs="Arial"/>
          <w:sz w:val="22"/>
        </w:rPr>
        <w:t>ions</w:t>
      </w:r>
      <w:r w:rsidR="009A3489">
        <w:rPr>
          <w:rFonts w:ascii="Arial" w:hAnsi="Arial" w:cs="Arial"/>
          <w:sz w:val="22"/>
        </w:rPr>
        <w:t xml:space="preserve"> </w:t>
      </w:r>
      <w:r w:rsidR="009A3489" w:rsidRPr="00FF4E4C">
        <w:rPr>
          <w:rFonts w:ascii="Arial" w:hAnsi="Arial" w:cs="Arial"/>
          <w:sz w:val="22"/>
          <w:rPrChange w:id="255" w:author="Zhang Haikun" w:date="2019-12-19T11:11:00Z">
            <w:rPr>
              <w:rFonts w:ascii="Arial" w:hAnsi="Arial" w:cs="Arial"/>
              <w:sz w:val="22"/>
              <w:highlight w:val="yellow"/>
            </w:rPr>
          </w:rPrChange>
        </w:rPr>
        <w:t>in both randomly 10M reads and high-depth data.</w:t>
      </w:r>
      <w:r w:rsidR="00A20935" w:rsidRPr="00FF4E4C">
        <w:rPr>
          <w:rFonts w:ascii="Arial" w:hAnsi="Arial" w:cs="Arial"/>
          <w:sz w:val="22"/>
          <w:rPrChange w:id="256" w:author="Zhang Haikun" w:date="2019-12-19T11:11:00Z">
            <w:rPr>
              <w:rFonts w:ascii="Arial" w:hAnsi="Arial" w:cs="Arial"/>
              <w:sz w:val="22"/>
              <w:highlight w:val="yellow"/>
            </w:rPr>
          </w:rPrChange>
        </w:rPr>
        <w:t xml:space="preserve"> (</w:t>
      </w:r>
      <w:r w:rsidR="009A3489" w:rsidRPr="00FF4E4C">
        <w:rPr>
          <w:rFonts w:ascii="Arial" w:hAnsi="Arial" w:cs="Arial"/>
          <w:sz w:val="22"/>
          <w:rPrChange w:id="257" w:author="Zhang Haikun" w:date="2019-12-19T11:11:00Z">
            <w:rPr>
              <w:rFonts w:ascii="Arial" w:hAnsi="Arial" w:cs="Arial"/>
              <w:sz w:val="22"/>
              <w:highlight w:val="yellow"/>
            </w:rPr>
          </w:rPrChange>
        </w:rPr>
        <w:t xml:space="preserve">randomly 10M reads in </w:t>
      </w:r>
      <w:r w:rsidR="009A3489" w:rsidRPr="00FF4E4C">
        <w:rPr>
          <w:rFonts w:ascii="Arial" w:eastAsia="Times New Roman" w:hAnsi="Arial" w:cs="Arial"/>
          <w:b/>
          <w:color w:val="44546A" w:themeColor="text2"/>
          <w:sz w:val="22"/>
          <w:lang w:eastAsia="en-US"/>
          <w:rPrChange w:id="258" w:author="Zhang Haikun" w:date="2019-12-19T11:11:00Z">
            <w:rPr>
              <w:rFonts w:ascii="Arial" w:eastAsia="Times New Roman" w:hAnsi="Arial" w:cs="Arial"/>
              <w:b/>
              <w:color w:val="44546A" w:themeColor="text2"/>
              <w:sz w:val="22"/>
              <w:highlight w:val="yellow"/>
              <w:lang w:eastAsia="en-US"/>
            </w:rPr>
          </w:rPrChange>
        </w:rPr>
        <w:t xml:space="preserve">Fig </w:t>
      </w:r>
      <w:r w:rsidR="00A20935" w:rsidRPr="00FF4E4C">
        <w:rPr>
          <w:rFonts w:ascii="Arial" w:eastAsia="Times New Roman" w:hAnsi="Arial" w:cs="Arial"/>
          <w:b/>
          <w:color w:val="44546A" w:themeColor="text2"/>
          <w:sz w:val="22"/>
          <w:lang w:eastAsia="en-US"/>
          <w:rPrChange w:id="259" w:author="Zhang Haikun" w:date="2019-12-19T11:11:00Z">
            <w:rPr>
              <w:rFonts w:ascii="Arial" w:eastAsia="Times New Roman" w:hAnsi="Arial" w:cs="Arial"/>
              <w:b/>
              <w:color w:val="44546A" w:themeColor="text2"/>
              <w:sz w:val="22"/>
              <w:highlight w:val="yellow"/>
              <w:lang w:eastAsia="en-US"/>
            </w:rPr>
          </w:rPrChange>
        </w:rPr>
        <w:t>3</w:t>
      </w:r>
      <w:r w:rsidR="00A20935" w:rsidRPr="00FF4E4C">
        <w:rPr>
          <w:rFonts w:ascii="Arial" w:hAnsi="Arial" w:cs="Arial"/>
          <w:b/>
          <w:color w:val="44546A" w:themeColor="text2"/>
          <w:sz w:val="22"/>
          <w:rPrChange w:id="260" w:author="Zhang Haikun" w:date="2019-12-19T11:11:00Z">
            <w:rPr>
              <w:rFonts w:ascii="Arial" w:hAnsi="Arial" w:cs="Arial"/>
              <w:b/>
              <w:color w:val="44546A" w:themeColor="text2"/>
              <w:sz w:val="22"/>
              <w:highlight w:val="yellow"/>
            </w:rPr>
          </w:rPrChange>
        </w:rPr>
        <w:t>C</w:t>
      </w:r>
      <w:r w:rsidR="00C92756" w:rsidRPr="00FF4E4C">
        <w:rPr>
          <w:rFonts w:ascii="Arial" w:hAnsi="Arial" w:cs="Arial"/>
          <w:color w:val="000000" w:themeColor="text1"/>
          <w:sz w:val="22"/>
          <w:rPrChange w:id="261" w:author="Zhang Haikun" w:date="2019-12-19T11:11:00Z">
            <w:rPr>
              <w:rFonts w:ascii="Arial" w:hAnsi="Arial" w:cs="Arial"/>
              <w:color w:val="000000" w:themeColor="text1"/>
              <w:sz w:val="22"/>
              <w:highlight w:val="yellow"/>
            </w:rPr>
          </w:rPrChange>
        </w:rPr>
        <w:t xml:space="preserve">; </w:t>
      </w:r>
      <w:r w:rsidR="009A3489" w:rsidRPr="00FF4E4C">
        <w:rPr>
          <w:rFonts w:ascii="Arial" w:hAnsi="Arial" w:cs="Arial"/>
          <w:color w:val="000000" w:themeColor="text1"/>
          <w:sz w:val="22"/>
          <w:rPrChange w:id="262" w:author="Zhang Haikun" w:date="2019-12-19T11:11:00Z">
            <w:rPr>
              <w:rFonts w:ascii="Arial" w:hAnsi="Arial" w:cs="Arial"/>
              <w:color w:val="000000" w:themeColor="text1"/>
              <w:sz w:val="22"/>
              <w:highlight w:val="yellow"/>
            </w:rPr>
          </w:rPrChange>
        </w:rPr>
        <w:t xml:space="preserve">high-depth reads in </w:t>
      </w:r>
      <w:r w:rsidR="00C92756" w:rsidRPr="00FF4E4C">
        <w:rPr>
          <w:rFonts w:ascii="Arial" w:eastAsia="Times New Roman" w:hAnsi="Arial" w:cs="Arial"/>
          <w:b/>
          <w:color w:val="44546A" w:themeColor="text2"/>
          <w:sz w:val="22"/>
          <w:lang w:eastAsia="en-US"/>
          <w:rPrChange w:id="263" w:author="Zhang Haikun" w:date="2019-12-19T11:11:00Z">
            <w:rPr>
              <w:rFonts w:ascii="Arial" w:eastAsia="Times New Roman" w:hAnsi="Arial" w:cs="Arial"/>
              <w:b/>
              <w:color w:val="44546A" w:themeColor="text2"/>
              <w:sz w:val="22"/>
              <w:highlight w:val="yellow"/>
              <w:lang w:eastAsia="en-US"/>
            </w:rPr>
          </w:rPrChange>
        </w:rPr>
        <w:t>Fig S5</w:t>
      </w:r>
      <w:del w:id="264" w:author="Zhang Haikun" w:date="2019-12-19T18:40:00Z">
        <w:r w:rsidR="00924DDA" w:rsidRPr="00FF4E4C" w:rsidDel="006C56BE">
          <w:rPr>
            <w:rFonts w:ascii="Arial" w:eastAsia="Times New Roman" w:hAnsi="Arial" w:cs="Arial"/>
            <w:b/>
            <w:color w:val="44546A" w:themeColor="text2"/>
            <w:sz w:val="22"/>
            <w:lang w:eastAsia="en-US"/>
            <w:rPrChange w:id="265" w:author="Zhang Haikun" w:date="2019-12-19T11:11:00Z">
              <w:rPr>
                <w:rFonts w:ascii="Arial" w:eastAsia="Times New Roman" w:hAnsi="Arial" w:cs="Arial"/>
                <w:b/>
                <w:color w:val="44546A" w:themeColor="text2"/>
                <w:sz w:val="22"/>
                <w:highlight w:val="yellow"/>
                <w:lang w:eastAsia="en-US"/>
              </w:rPr>
            </w:rPrChange>
          </w:rPr>
          <w:delText>C</w:delText>
        </w:r>
      </w:del>
      <w:r w:rsidR="00A20935" w:rsidRPr="00FF4E4C">
        <w:rPr>
          <w:rFonts w:ascii="Arial" w:hAnsi="Arial" w:cs="Arial"/>
          <w:sz w:val="22"/>
          <w:rPrChange w:id="266" w:author="Zhang Haikun" w:date="2019-12-19T11:11:00Z">
            <w:rPr>
              <w:rFonts w:ascii="Arial" w:hAnsi="Arial" w:cs="Arial"/>
              <w:sz w:val="22"/>
              <w:highlight w:val="yellow"/>
            </w:rPr>
          </w:rPrChange>
        </w:rPr>
        <w:t xml:space="preserve">), </w:t>
      </w:r>
      <w:r w:rsidR="00E534CF" w:rsidRPr="00FF4E4C">
        <w:rPr>
          <w:rFonts w:ascii="Arial" w:hAnsi="Arial" w:cs="Arial"/>
          <w:sz w:val="22"/>
        </w:rPr>
        <w:t>suggest</w:t>
      </w:r>
      <w:r w:rsidR="0043798E" w:rsidRPr="00FF4E4C">
        <w:rPr>
          <w:rFonts w:ascii="Arial" w:hAnsi="Arial" w:cs="Arial"/>
          <w:sz w:val="22"/>
        </w:rPr>
        <w:t>ing</w:t>
      </w:r>
      <w:r w:rsidR="00E534CF" w:rsidRPr="00FF4E4C">
        <w:rPr>
          <w:rFonts w:ascii="Arial" w:hAnsi="Arial" w:cs="Arial"/>
          <w:sz w:val="22"/>
        </w:rPr>
        <w:t xml:space="preserve"> t</w:t>
      </w:r>
      <w:r w:rsidR="00E534CF">
        <w:rPr>
          <w:rFonts w:ascii="Arial" w:hAnsi="Arial" w:cs="Arial"/>
          <w:sz w:val="22"/>
        </w:rPr>
        <w:t>his enrichment</w:t>
      </w:r>
      <w:r w:rsidR="00A20935">
        <w:rPr>
          <w:rFonts w:ascii="Arial" w:hAnsi="Arial" w:cs="Arial"/>
          <w:sz w:val="22"/>
        </w:rPr>
        <w:t xml:space="preserve"> is a feature of cfDNA and </w:t>
      </w:r>
      <w:r w:rsidR="00E534CF">
        <w:rPr>
          <w:rFonts w:ascii="Arial" w:hAnsi="Arial" w:cs="Arial"/>
          <w:sz w:val="22"/>
        </w:rPr>
        <w:t>the bias of cfDNA release.</w:t>
      </w:r>
    </w:p>
    <w:p w14:paraId="704EFB44" w14:textId="72E7D07A" w:rsidR="00021E53" w:rsidRDefault="00A57FF0">
      <w:pPr>
        <w:spacing w:before="240"/>
        <w:ind w:firstLine="420"/>
        <w:rPr>
          <w:rFonts w:ascii="Arial" w:hAnsi="Arial" w:cs="Arial"/>
          <w:color w:val="000000" w:themeColor="text1"/>
          <w:sz w:val="22"/>
        </w:rPr>
      </w:pPr>
      <w:r>
        <w:rPr>
          <w:rFonts w:ascii="Arial" w:hAnsi="Arial" w:cs="Arial"/>
          <w:sz w:val="22"/>
        </w:rPr>
        <w:t>Using our low-pass WGBS datasetes, w</w:t>
      </w:r>
      <w:r w:rsidRPr="00A32097">
        <w:rPr>
          <w:rFonts w:ascii="Arial" w:hAnsi="Arial" w:cs="Arial"/>
          <w:sz w:val="22"/>
        </w:rPr>
        <w:t xml:space="preserve">e </w:t>
      </w:r>
      <w:r>
        <w:rPr>
          <w:rFonts w:ascii="Arial" w:hAnsi="Arial" w:cs="Arial"/>
          <w:sz w:val="22"/>
        </w:rPr>
        <w:t xml:space="preserve">explored </w:t>
      </w:r>
      <w:r w:rsidRPr="00A32097">
        <w:rPr>
          <w:rFonts w:ascii="Arial" w:hAnsi="Arial" w:cs="Arial"/>
          <w:sz w:val="22"/>
        </w:rPr>
        <w:t xml:space="preserve">whether DNA methylation in HBV integration regions could mirror the hypo-methylation profiles of cfDNA from HCC patients and </w:t>
      </w:r>
      <w:r>
        <w:rPr>
          <w:rFonts w:ascii="Arial" w:hAnsi="Arial" w:cs="Arial"/>
          <w:sz w:val="22"/>
        </w:rPr>
        <w:t>the potential</w:t>
      </w:r>
      <w:r w:rsidRPr="00A32097">
        <w:rPr>
          <w:rFonts w:ascii="Arial" w:hAnsi="Arial" w:cs="Arial"/>
          <w:sz w:val="22"/>
        </w:rPr>
        <w:t xml:space="preserve"> for </w:t>
      </w:r>
      <w:r>
        <w:rPr>
          <w:rFonts w:ascii="Arial" w:hAnsi="Arial" w:cs="Arial"/>
          <w:sz w:val="22"/>
        </w:rPr>
        <w:t>early HCC detection</w:t>
      </w:r>
      <w:r w:rsidRPr="009A496C">
        <w:rPr>
          <w:rFonts w:ascii="Arial" w:hAnsi="Arial" w:cs="Arial"/>
          <w:sz w:val="22"/>
        </w:rPr>
        <w:t xml:space="preserve">. </w:t>
      </w:r>
      <w:r>
        <w:rPr>
          <w:rFonts w:ascii="Arial" w:hAnsi="Arial" w:cs="Arial"/>
          <w:sz w:val="22"/>
        </w:rPr>
        <w:t>Accodr</w:t>
      </w:r>
      <w:r w:rsidRPr="006C56BE">
        <w:rPr>
          <w:rFonts w:ascii="Arial" w:hAnsi="Arial" w:cs="Arial"/>
          <w:sz w:val="22"/>
        </w:rPr>
        <w:t xml:space="preserve">ding to </w:t>
      </w:r>
      <w:r w:rsidR="0038576D" w:rsidRPr="006C56BE">
        <w:rPr>
          <w:rFonts w:ascii="Arial" w:hAnsi="Arial" w:cs="Arial"/>
          <w:color w:val="000000" w:themeColor="text1"/>
          <w:sz w:val="22"/>
          <w:rPrChange w:id="267" w:author="Zhang Haikun" w:date="2019-12-19T18:42:00Z">
            <w:rPr>
              <w:rFonts w:ascii="Arial" w:hAnsi="Arial" w:cs="Arial"/>
              <w:color w:val="000000" w:themeColor="text1"/>
              <w:sz w:val="22"/>
              <w:highlight w:val="green"/>
            </w:rPr>
          </w:rPrChange>
        </w:rPr>
        <w:t>Methyl</w:t>
      </w:r>
      <w:r w:rsidR="0038576D" w:rsidRPr="006C56BE">
        <w:rPr>
          <w:rFonts w:ascii="Arial" w:hAnsi="Arial" w:cs="Arial"/>
          <w:color w:val="000000" w:themeColor="text1"/>
          <w:sz w:val="22"/>
          <w:vertAlign w:val="subscript"/>
          <w:rPrChange w:id="268" w:author="Zhang Haikun" w:date="2019-12-19T18:42:00Z">
            <w:rPr>
              <w:rFonts w:ascii="Arial" w:hAnsi="Arial" w:cs="Arial"/>
              <w:color w:val="000000" w:themeColor="text1"/>
              <w:sz w:val="22"/>
              <w:highlight w:val="green"/>
              <w:vertAlign w:val="subscript"/>
            </w:rPr>
          </w:rPrChange>
        </w:rPr>
        <w:t>HBV5</w:t>
      </w:r>
      <w:proofErr w:type="gramStart"/>
      <w:r w:rsidR="0038576D" w:rsidRPr="006C56BE">
        <w:rPr>
          <w:rFonts w:ascii="Arial" w:hAnsi="Arial" w:cs="Arial"/>
          <w:color w:val="000000" w:themeColor="text1"/>
          <w:sz w:val="22"/>
          <w:vertAlign w:val="subscript"/>
          <w:rPrChange w:id="269" w:author="Zhang Haikun" w:date="2019-12-19T18:42:00Z">
            <w:rPr>
              <w:rFonts w:ascii="Arial" w:hAnsi="Arial" w:cs="Arial"/>
              <w:color w:val="000000" w:themeColor="text1"/>
              <w:sz w:val="22"/>
              <w:highlight w:val="green"/>
              <w:vertAlign w:val="subscript"/>
            </w:rPr>
          </w:rPrChange>
        </w:rPr>
        <w:t>K</w:t>
      </w:r>
      <w:r w:rsidR="0038576D" w:rsidRPr="006C56BE">
        <w:rPr>
          <w:rFonts w:ascii="Arial" w:hAnsi="Arial" w:cs="Arial"/>
          <w:color w:val="000000" w:themeColor="text1"/>
          <w:sz w:val="22"/>
          <w:vertAlign w:val="subscript"/>
        </w:rPr>
        <w:t xml:space="preserve"> </w:t>
      </w:r>
      <w:r w:rsidRPr="006C56BE">
        <w:rPr>
          <w:rFonts w:ascii="Arial" w:hAnsi="Arial" w:cs="Arial"/>
          <w:sz w:val="22"/>
        </w:rPr>
        <w:t>,</w:t>
      </w:r>
      <w:proofErr w:type="gramEnd"/>
      <w:r w:rsidRPr="006C56BE">
        <w:rPr>
          <w:rFonts w:ascii="Arial" w:hAnsi="Arial" w:cs="Arial"/>
          <w:sz w:val="22"/>
        </w:rPr>
        <w:t xml:space="preserve"> </w:t>
      </w:r>
      <w:r w:rsidRPr="006C56BE">
        <w:rPr>
          <w:rFonts w:ascii="Arial" w:hAnsi="Arial" w:cs="Arial"/>
          <w:sz w:val="22"/>
          <w:rPrChange w:id="270" w:author="Zhang Haikun" w:date="2019-12-19T18:42:00Z">
            <w:rPr>
              <w:rFonts w:ascii="Arial" w:hAnsi="Arial" w:cs="Arial"/>
              <w:sz w:val="22"/>
              <w:highlight w:val="yellow"/>
            </w:rPr>
          </w:rPrChange>
        </w:rPr>
        <w:t>the a</w:t>
      </w:r>
      <w:r w:rsidRPr="00FF4E4C">
        <w:rPr>
          <w:rFonts w:ascii="Arial" w:hAnsi="Arial" w:cs="Arial"/>
          <w:sz w:val="22"/>
          <w:rPrChange w:id="271" w:author="Zhang Haikun" w:date="2019-12-19T11:15:00Z">
            <w:rPr>
              <w:rFonts w:ascii="Arial" w:hAnsi="Arial" w:cs="Arial"/>
              <w:sz w:val="22"/>
              <w:highlight w:val="yellow"/>
            </w:rPr>
          </w:rPrChange>
        </w:rPr>
        <w:t>dvanced HCC patients showed significantly hypo-methyla</w:t>
      </w:r>
      <w:r w:rsidRPr="00FF4E4C">
        <w:rPr>
          <w:rFonts w:ascii="Arial" w:hAnsi="Arial" w:cs="Arial"/>
          <w:color w:val="000000" w:themeColor="text1"/>
          <w:sz w:val="22"/>
          <w:rPrChange w:id="272" w:author="Zhang Haikun" w:date="2019-12-19T11:15:00Z">
            <w:rPr>
              <w:rFonts w:ascii="Arial" w:hAnsi="Arial" w:cs="Arial"/>
              <w:color w:val="000000" w:themeColor="text1"/>
              <w:sz w:val="22"/>
              <w:highlight w:val="yellow"/>
            </w:rPr>
          </w:rPrChange>
        </w:rPr>
        <w:t xml:space="preserve">tion level compared to healthy individuals (&lt;66.1%; P = 0.03, Wilcoxon rank sum test; </w:t>
      </w:r>
      <w:r w:rsidRPr="00FF4E4C">
        <w:rPr>
          <w:rFonts w:ascii="Arial" w:eastAsia="Times New Roman" w:hAnsi="Arial" w:cs="Arial"/>
          <w:b/>
          <w:color w:val="44546A" w:themeColor="text2"/>
          <w:sz w:val="22"/>
          <w:lang w:eastAsia="en-US"/>
          <w:rPrChange w:id="273" w:author="Zhang Haikun" w:date="2019-12-19T11:15:00Z">
            <w:rPr>
              <w:rFonts w:ascii="Arial" w:eastAsia="Times New Roman" w:hAnsi="Arial" w:cs="Arial"/>
              <w:b/>
              <w:color w:val="44546A" w:themeColor="text2"/>
              <w:sz w:val="22"/>
              <w:highlight w:val="yellow"/>
              <w:lang w:eastAsia="en-US"/>
            </w:rPr>
          </w:rPrChange>
        </w:rPr>
        <w:t xml:space="preserve">Fig </w:t>
      </w:r>
      <w:del w:id="274" w:author="Zhang Haikun" w:date="2019-12-19T18:43:00Z">
        <w:r w:rsidRPr="00FF4E4C" w:rsidDel="006C56BE">
          <w:rPr>
            <w:rFonts w:ascii="Arial" w:eastAsia="Times New Roman" w:hAnsi="Arial" w:cs="Arial"/>
            <w:b/>
            <w:color w:val="44546A" w:themeColor="text2"/>
            <w:sz w:val="22"/>
            <w:lang w:eastAsia="en-US"/>
            <w:rPrChange w:id="275" w:author="Zhang Haikun" w:date="2019-12-19T11:15:00Z">
              <w:rPr>
                <w:rFonts w:ascii="Arial" w:eastAsia="Times New Roman" w:hAnsi="Arial" w:cs="Arial"/>
                <w:b/>
                <w:color w:val="44546A" w:themeColor="text2"/>
                <w:sz w:val="22"/>
                <w:highlight w:val="yellow"/>
                <w:lang w:eastAsia="en-US"/>
              </w:rPr>
            </w:rPrChange>
          </w:rPr>
          <w:delText>4A</w:delText>
        </w:r>
      </w:del>
      <w:ins w:id="276" w:author="Zhang Haikun" w:date="2019-12-19T18:43:00Z">
        <w:r w:rsidR="006C56BE">
          <w:rPr>
            <w:rFonts w:ascii="Arial" w:eastAsia="Times New Roman" w:hAnsi="Arial" w:cs="Arial"/>
            <w:b/>
            <w:color w:val="44546A" w:themeColor="text2"/>
            <w:sz w:val="22"/>
            <w:lang w:eastAsia="en-US"/>
          </w:rPr>
          <w:t>3D</w:t>
        </w:r>
      </w:ins>
      <w:r w:rsidRPr="00FF4E4C">
        <w:rPr>
          <w:rFonts w:ascii="Arial" w:hAnsi="Arial" w:cs="Arial"/>
          <w:color w:val="000000" w:themeColor="text1"/>
          <w:sz w:val="22"/>
          <w:rPrChange w:id="277" w:author="Zhang Haikun" w:date="2019-12-19T11:15:00Z">
            <w:rPr>
              <w:rFonts w:ascii="Arial" w:hAnsi="Arial" w:cs="Arial"/>
              <w:color w:val="000000" w:themeColor="text1"/>
              <w:sz w:val="22"/>
              <w:highlight w:val="yellow"/>
            </w:rPr>
          </w:rPrChange>
        </w:rPr>
        <w:t>;</w:t>
      </w:r>
      <w:r w:rsidRPr="00FF4E4C">
        <w:rPr>
          <w:rFonts w:ascii="Arial" w:eastAsia="Times New Roman" w:hAnsi="Arial" w:cs="Arial"/>
          <w:b/>
          <w:color w:val="44546A" w:themeColor="text2"/>
          <w:sz w:val="22"/>
          <w:lang w:eastAsia="en-US"/>
          <w:rPrChange w:id="278" w:author="Zhang Haikun" w:date="2019-12-19T11:15:00Z">
            <w:rPr>
              <w:rFonts w:ascii="Arial" w:eastAsia="Times New Roman" w:hAnsi="Arial" w:cs="Arial"/>
              <w:b/>
              <w:color w:val="44546A" w:themeColor="text2"/>
              <w:sz w:val="22"/>
              <w:highlight w:val="yellow"/>
              <w:lang w:eastAsia="en-US"/>
            </w:rPr>
          </w:rPrChange>
        </w:rPr>
        <w:t xml:space="preserve"> Table </w:t>
      </w:r>
      <w:del w:id="279" w:author="Zhang Haikun" w:date="2019-12-19T18:43:00Z">
        <w:r w:rsidRPr="00FF4E4C" w:rsidDel="006C56BE">
          <w:rPr>
            <w:rFonts w:ascii="Arial" w:eastAsia="Times New Roman" w:hAnsi="Arial" w:cs="Arial"/>
            <w:b/>
            <w:color w:val="44546A" w:themeColor="text2"/>
            <w:sz w:val="22"/>
            <w:lang w:eastAsia="en-US"/>
            <w:rPrChange w:id="280" w:author="Zhang Haikun" w:date="2019-12-19T11:15:00Z">
              <w:rPr>
                <w:rFonts w:ascii="Arial" w:eastAsia="Times New Roman" w:hAnsi="Arial" w:cs="Arial"/>
                <w:b/>
                <w:color w:val="44546A" w:themeColor="text2"/>
                <w:sz w:val="22"/>
                <w:highlight w:val="yellow"/>
                <w:lang w:eastAsia="en-US"/>
              </w:rPr>
            </w:rPrChange>
          </w:rPr>
          <w:delText>S4</w:delText>
        </w:r>
      </w:del>
      <w:ins w:id="281" w:author="Zhang Haikun" w:date="2019-12-19T18:43:00Z">
        <w:r w:rsidR="006C56BE" w:rsidRPr="00FF4E4C">
          <w:rPr>
            <w:rFonts w:ascii="Arial" w:eastAsia="Times New Roman" w:hAnsi="Arial" w:cs="Arial"/>
            <w:b/>
            <w:color w:val="44546A" w:themeColor="text2"/>
            <w:sz w:val="22"/>
            <w:lang w:eastAsia="en-US"/>
            <w:rPrChange w:id="282" w:author="Zhang Haikun" w:date="2019-12-19T11:15:00Z">
              <w:rPr>
                <w:rFonts w:ascii="Arial" w:eastAsia="Times New Roman" w:hAnsi="Arial" w:cs="Arial"/>
                <w:b/>
                <w:color w:val="44546A" w:themeColor="text2"/>
                <w:sz w:val="22"/>
                <w:highlight w:val="yellow"/>
                <w:lang w:eastAsia="en-US"/>
              </w:rPr>
            </w:rPrChange>
          </w:rPr>
          <w:t>S</w:t>
        </w:r>
        <w:r w:rsidR="006C56BE">
          <w:rPr>
            <w:rFonts w:ascii="Arial" w:eastAsia="Times New Roman" w:hAnsi="Arial" w:cs="Arial"/>
            <w:b/>
            <w:color w:val="44546A" w:themeColor="text2"/>
            <w:sz w:val="22"/>
            <w:lang w:eastAsia="en-US"/>
          </w:rPr>
          <w:t>5</w:t>
        </w:r>
      </w:ins>
      <w:r w:rsidRPr="00FF4E4C">
        <w:rPr>
          <w:rFonts w:ascii="Arial" w:eastAsia="Times New Roman" w:hAnsi="Arial" w:cs="Arial"/>
          <w:b/>
          <w:color w:val="44546A" w:themeColor="text2"/>
          <w:sz w:val="22"/>
          <w:lang w:eastAsia="en-US"/>
          <w:rPrChange w:id="283" w:author="Zhang Haikun" w:date="2019-12-19T11:15:00Z">
            <w:rPr>
              <w:rFonts w:ascii="Arial" w:eastAsia="Times New Roman" w:hAnsi="Arial" w:cs="Arial"/>
              <w:b/>
              <w:color w:val="44546A" w:themeColor="text2"/>
              <w:sz w:val="22"/>
              <w:highlight w:val="yellow"/>
              <w:lang w:eastAsia="en-US"/>
            </w:rPr>
          </w:rPrChange>
        </w:rPr>
        <w:t>)</w:t>
      </w:r>
      <w:r w:rsidRPr="00FF4E4C">
        <w:rPr>
          <w:rFonts w:ascii="Arial" w:hAnsi="Arial" w:cs="Arial"/>
          <w:color w:val="000000" w:themeColor="text1"/>
          <w:sz w:val="22"/>
          <w:rPrChange w:id="284" w:author="Zhang Haikun" w:date="2019-12-19T11:15:00Z">
            <w:rPr>
              <w:rFonts w:ascii="Arial" w:hAnsi="Arial" w:cs="Arial"/>
              <w:color w:val="000000" w:themeColor="text1"/>
              <w:sz w:val="22"/>
              <w:highlight w:val="yellow"/>
            </w:rPr>
          </w:rPrChange>
        </w:rPr>
        <w:t xml:space="preserve">. However, for early stage HCC patients, this methylation level was relatively higher, ranging from 68.5% to 72.3%. </w:t>
      </w:r>
      <w:r w:rsidRPr="00FF4E4C">
        <w:rPr>
          <w:rFonts w:ascii="Arial" w:hAnsi="Arial" w:cs="Arial"/>
          <w:sz w:val="22"/>
          <w:rPrChange w:id="285" w:author="Zhang Haikun" w:date="2019-12-19T11:15:00Z">
            <w:rPr>
              <w:rFonts w:ascii="Arial" w:hAnsi="Arial" w:cs="Arial"/>
              <w:sz w:val="22"/>
              <w:highlight w:val="yellow"/>
            </w:rPr>
          </w:rPrChange>
        </w:rPr>
        <w:t>As expected, after surgery, most HCC patients (8/9) demonstrated similar cfDNA methylation levels to healthy individuals and patients with chronic hepatitis or cirrhosis</w:t>
      </w:r>
      <w:r w:rsidRPr="00FF4E4C">
        <w:rPr>
          <w:rFonts w:ascii="Arial" w:hAnsi="Arial" w:cs="Arial"/>
          <w:color w:val="000000" w:themeColor="text1"/>
          <w:sz w:val="22"/>
          <w:rPrChange w:id="286" w:author="Zhang Haikun" w:date="2019-12-19T11:15:00Z">
            <w:rPr>
              <w:rFonts w:ascii="Arial" w:hAnsi="Arial" w:cs="Arial"/>
              <w:color w:val="000000" w:themeColor="text1"/>
              <w:sz w:val="22"/>
              <w:highlight w:val="yellow"/>
            </w:rPr>
          </w:rPrChange>
        </w:rPr>
        <w:t xml:space="preserve">. </w:t>
      </w:r>
      <w:r w:rsidRPr="00FF4E4C">
        <w:rPr>
          <w:rFonts w:ascii="Arial" w:hAnsi="Arial" w:cs="Arial"/>
          <w:sz w:val="22"/>
          <w:rPrChange w:id="287" w:author="Zhang Haikun" w:date="2019-12-19T11:15:00Z">
            <w:rPr>
              <w:rFonts w:ascii="Arial" w:hAnsi="Arial" w:cs="Arial"/>
              <w:sz w:val="22"/>
              <w:highlight w:val="yellow"/>
            </w:rPr>
          </w:rPrChange>
        </w:rPr>
        <w:t>Nevertheless, one (P45) out of the nine HCC patients exhibited a lower methylation after surgery (</w:t>
      </w:r>
      <w:del w:id="288" w:author="Zhang Haikun" w:date="2019-12-19T19:07:00Z">
        <w:r w:rsidRPr="00FF4E4C" w:rsidDel="007163DC">
          <w:rPr>
            <w:rFonts w:ascii="Arial" w:hAnsi="Arial" w:cs="Arial"/>
            <w:sz w:val="22"/>
            <w:rPrChange w:id="289" w:author="Zhang Haikun" w:date="2019-12-19T11:15:00Z">
              <w:rPr>
                <w:rFonts w:ascii="Arial" w:hAnsi="Arial" w:cs="Arial"/>
                <w:sz w:val="22"/>
                <w:highlight w:val="yellow"/>
              </w:rPr>
            </w:rPrChange>
          </w:rPr>
          <w:delText>68</w:delText>
        </w:r>
      </w:del>
      <w:ins w:id="290" w:author="Zhang Haikun" w:date="2019-12-19T19:07:00Z">
        <w:r w:rsidR="007163DC" w:rsidRPr="00FF4E4C">
          <w:rPr>
            <w:rFonts w:ascii="Arial" w:hAnsi="Arial" w:cs="Arial"/>
            <w:sz w:val="22"/>
            <w:rPrChange w:id="291" w:author="Zhang Haikun" w:date="2019-12-19T11:15:00Z">
              <w:rPr>
                <w:rFonts w:ascii="Arial" w:hAnsi="Arial" w:cs="Arial"/>
                <w:sz w:val="22"/>
                <w:highlight w:val="yellow"/>
              </w:rPr>
            </w:rPrChange>
          </w:rPr>
          <w:t>6</w:t>
        </w:r>
        <w:r w:rsidR="007163DC">
          <w:rPr>
            <w:rFonts w:ascii="Arial" w:hAnsi="Arial" w:cs="Arial"/>
            <w:sz w:val="22"/>
          </w:rPr>
          <w:t>3</w:t>
        </w:r>
      </w:ins>
      <w:r w:rsidRPr="00FF4E4C">
        <w:rPr>
          <w:rFonts w:ascii="Arial" w:hAnsi="Arial" w:cs="Arial"/>
          <w:sz w:val="22"/>
          <w:rPrChange w:id="292" w:author="Zhang Haikun" w:date="2019-12-19T11:15:00Z">
            <w:rPr>
              <w:rFonts w:ascii="Arial" w:hAnsi="Arial" w:cs="Arial"/>
              <w:sz w:val="22"/>
              <w:highlight w:val="yellow"/>
            </w:rPr>
          </w:rPrChange>
        </w:rPr>
        <w:t>.</w:t>
      </w:r>
      <w:ins w:id="293" w:author="Zhang Haikun" w:date="2019-12-19T19:07:00Z">
        <w:r w:rsidR="007163DC">
          <w:rPr>
            <w:rFonts w:ascii="Arial" w:hAnsi="Arial" w:cs="Arial"/>
            <w:sz w:val="22"/>
          </w:rPr>
          <w:t>97</w:t>
        </w:r>
      </w:ins>
      <w:del w:id="294" w:author="Zhang Haikun" w:date="2019-12-19T19:07:00Z">
        <w:r w:rsidRPr="00FF4E4C" w:rsidDel="007163DC">
          <w:rPr>
            <w:rFonts w:ascii="Arial" w:hAnsi="Arial" w:cs="Arial"/>
            <w:sz w:val="22"/>
            <w:rPrChange w:id="295" w:author="Zhang Haikun" w:date="2019-12-19T11:15:00Z">
              <w:rPr>
                <w:rFonts w:ascii="Arial" w:hAnsi="Arial" w:cs="Arial"/>
                <w:sz w:val="22"/>
                <w:highlight w:val="yellow"/>
              </w:rPr>
            </w:rPrChange>
          </w:rPr>
          <w:delText>49</w:delText>
        </w:r>
      </w:del>
      <w:r w:rsidRPr="00FF4E4C">
        <w:rPr>
          <w:rFonts w:ascii="Arial" w:hAnsi="Arial" w:cs="Arial"/>
          <w:sz w:val="22"/>
          <w:rPrChange w:id="296" w:author="Zhang Haikun" w:date="2019-12-19T11:15:00Z">
            <w:rPr>
              <w:rFonts w:ascii="Arial" w:hAnsi="Arial" w:cs="Arial"/>
              <w:sz w:val="22"/>
              <w:highlight w:val="yellow"/>
            </w:rPr>
          </w:rPrChange>
        </w:rPr>
        <w:t xml:space="preserve">%, </w:t>
      </w:r>
      <w:r w:rsidRPr="00FF4E4C">
        <w:rPr>
          <w:rFonts w:ascii="Arial" w:hAnsi="Arial" w:cs="Arial"/>
          <w:b/>
          <w:color w:val="44546A" w:themeColor="text2"/>
          <w:sz w:val="22"/>
          <w:rPrChange w:id="297" w:author="Zhang Haikun" w:date="2019-12-19T11:15:00Z">
            <w:rPr>
              <w:rFonts w:ascii="Arial" w:hAnsi="Arial" w:cs="Arial"/>
              <w:b/>
              <w:color w:val="44546A" w:themeColor="text2"/>
              <w:sz w:val="22"/>
              <w:highlight w:val="yellow"/>
            </w:rPr>
          </w:rPrChange>
        </w:rPr>
        <w:t xml:space="preserve">Fig </w:t>
      </w:r>
      <w:del w:id="298" w:author="Zhang Haikun" w:date="2019-12-19T19:09:00Z">
        <w:r w:rsidRPr="00FF4E4C" w:rsidDel="007163DC">
          <w:rPr>
            <w:rFonts w:ascii="Arial" w:hAnsi="Arial" w:cs="Arial"/>
            <w:b/>
            <w:color w:val="44546A" w:themeColor="text2"/>
            <w:sz w:val="22"/>
            <w:rPrChange w:id="299" w:author="Zhang Haikun" w:date="2019-12-19T11:15:00Z">
              <w:rPr>
                <w:rFonts w:ascii="Arial" w:hAnsi="Arial" w:cs="Arial"/>
                <w:b/>
                <w:color w:val="44546A" w:themeColor="text2"/>
                <w:sz w:val="22"/>
                <w:highlight w:val="yellow"/>
              </w:rPr>
            </w:rPrChange>
          </w:rPr>
          <w:delText>S5A</w:delText>
        </w:r>
      </w:del>
      <w:ins w:id="300" w:author="Zhang Haikun" w:date="2019-12-19T19:09:00Z">
        <w:r w:rsidR="007163DC">
          <w:rPr>
            <w:rFonts w:ascii="Arial" w:hAnsi="Arial" w:cs="Arial"/>
            <w:b/>
            <w:color w:val="44546A" w:themeColor="text2"/>
            <w:sz w:val="22"/>
          </w:rPr>
          <w:t>3D</w:t>
        </w:r>
      </w:ins>
      <w:r w:rsidRPr="00FF4E4C">
        <w:rPr>
          <w:rFonts w:ascii="Arial" w:hAnsi="Arial" w:cs="Arial"/>
          <w:sz w:val="22"/>
          <w:rPrChange w:id="301" w:author="Zhang Haikun" w:date="2019-12-19T11:15:00Z">
            <w:rPr>
              <w:rFonts w:ascii="Arial" w:hAnsi="Arial" w:cs="Arial"/>
              <w:sz w:val="22"/>
              <w:highlight w:val="yellow"/>
            </w:rPr>
          </w:rPrChange>
        </w:rPr>
        <w:t xml:space="preserve">; </w:t>
      </w:r>
      <w:r w:rsidRPr="00FF4E4C">
        <w:rPr>
          <w:rFonts w:ascii="Arial" w:hAnsi="Arial" w:cs="Arial"/>
          <w:b/>
          <w:color w:val="44546A" w:themeColor="text2"/>
          <w:sz w:val="22"/>
          <w:rPrChange w:id="302" w:author="Zhang Haikun" w:date="2019-12-19T11:15:00Z">
            <w:rPr>
              <w:rFonts w:ascii="Arial" w:hAnsi="Arial" w:cs="Arial"/>
              <w:b/>
              <w:color w:val="44546A" w:themeColor="text2"/>
              <w:sz w:val="22"/>
              <w:highlight w:val="yellow"/>
            </w:rPr>
          </w:rPrChange>
        </w:rPr>
        <w:t xml:space="preserve">Table </w:t>
      </w:r>
      <w:del w:id="303" w:author="Zhang Haikun" w:date="2019-12-19T19:09:00Z">
        <w:r w:rsidRPr="00FF4E4C" w:rsidDel="007163DC">
          <w:rPr>
            <w:rFonts w:ascii="Arial" w:hAnsi="Arial" w:cs="Arial"/>
            <w:b/>
            <w:color w:val="44546A" w:themeColor="text2"/>
            <w:sz w:val="22"/>
            <w:rPrChange w:id="304" w:author="Zhang Haikun" w:date="2019-12-19T11:15:00Z">
              <w:rPr>
                <w:rFonts w:ascii="Arial" w:hAnsi="Arial" w:cs="Arial"/>
                <w:b/>
                <w:color w:val="44546A" w:themeColor="text2"/>
                <w:sz w:val="22"/>
                <w:highlight w:val="yellow"/>
              </w:rPr>
            </w:rPrChange>
          </w:rPr>
          <w:delText>S4</w:delText>
        </w:r>
      </w:del>
      <w:ins w:id="305" w:author="Zhang Haikun" w:date="2019-12-19T19:09:00Z">
        <w:r w:rsidR="007163DC" w:rsidRPr="00FF4E4C">
          <w:rPr>
            <w:rFonts w:ascii="Arial" w:hAnsi="Arial" w:cs="Arial"/>
            <w:b/>
            <w:color w:val="44546A" w:themeColor="text2"/>
            <w:sz w:val="22"/>
            <w:rPrChange w:id="306" w:author="Zhang Haikun" w:date="2019-12-19T11:15:00Z">
              <w:rPr>
                <w:rFonts w:ascii="Arial" w:hAnsi="Arial" w:cs="Arial"/>
                <w:b/>
                <w:color w:val="44546A" w:themeColor="text2"/>
                <w:sz w:val="22"/>
                <w:highlight w:val="yellow"/>
              </w:rPr>
            </w:rPrChange>
          </w:rPr>
          <w:t>S</w:t>
        </w:r>
        <w:r w:rsidR="007163DC">
          <w:rPr>
            <w:rFonts w:ascii="Arial" w:hAnsi="Arial" w:cs="Arial"/>
            <w:b/>
            <w:color w:val="44546A" w:themeColor="text2"/>
            <w:sz w:val="22"/>
          </w:rPr>
          <w:t>5</w:t>
        </w:r>
      </w:ins>
      <w:r w:rsidRPr="00FF4E4C">
        <w:rPr>
          <w:rFonts w:ascii="Arial" w:hAnsi="Arial" w:cs="Arial"/>
          <w:sz w:val="22"/>
          <w:rPrChange w:id="307" w:author="Zhang Haikun" w:date="2019-12-19T11:15:00Z">
            <w:rPr>
              <w:rFonts w:ascii="Arial" w:hAnsi="Arial" w:cs="Arial"/>
              <w:sz w:val="22"/>
              <w:highlight w:val="yellow"/>
            </w:rPr>
          </w:rPrChange>
        </w:rPr>
        <w:t xml:space="preserve">), and died two months later due to tumor recurrence, suggesting that there </w:t>
      </w:r>
      <w:proofErr w:type="gramStart"/>
      <w:r w:rsidRPr="00FF4E4C">
        <w:rPr>
          <w:rFonts w:ascii="Arial" w:hAnsi="Arial" w:cs="Arial"/>
          <w:sz w:val="22"/>
          <w:rPrChange w:id="308" w:author="Zhang Haikun" w:date="2019-12-19T11:15:00Z">
            <w:rPr>
              <w:rFonts w:ascii="Arial" w:hAnsi="Arial" w:cs="Arial"/>
              <w:sz w:val="22"/>
              <w:highlight w:val="yellow"/>
            </w:rPr>
          </w:rPrChange>
        </w:rPr>
        <w:t>were</w:t>
      </w:r>
      <w:proofErr w:type="gramEnd"/>
      <w:r w:rsidRPr="00FF4E4C">
        <w:rPr>
          <w:rFonts w:ascii="Arial" w:hAnsi="Arial" w:cs="Arial"/>
          <w:sz w:val="22"/>
          <w:rPrChange w:id="309" w:author="Zhang Haikun" w:date="2019-12-19T11:15:00Z">
            <w:rPr>
              <w:rFonts w:ascii="Arial" w:hAnsi="Arial" w:cs="Arial"/>
              <w:sz w:val="22"/>
              <w:highlight w:val="yellow"/>
            </w:rPr>
          </w:rPrChange>
        </w:rPr>
        <w:t xml:space="preserve"> micro-metastasis with tumor cells in that individual.</w:t>
      </w:r>
      <w:r>
        <w:rPr>
          <w:rFonts w:ascii="Arial" w:hAnsi="Arial" w:cs="Arial"/>
          <w:sz w:val="22"/>
        </w:rPr>
        <w:t xml:space="preserve"> </w:t>
      </w:r>
      <w:r w:rsidRPr="00A32097">
        <w:rPr>
          <w:rFonts w:ascii="Arial" w:hAnsi="Arial" w:cs="Arial"/>
          <w:color w:val="000000" w:themeColor="text1"/>
          <w:sz w:val="22"/>
        </w:rPr>
        <w:t>Additionally, a negative correlation was observed bet</w:t>
      </w:r>
      <w:r w:rsidRPr="007163DC">
        <w:rPr>
          <w:rFonts w:ascii="Arial" w:hAnsi="Arial" w:cs="Arial"/>
          <w:color w:val="000000" w:themeColor="text1"/>
          <w:sz w:val="22"/>
        </w:rPr>
        <w:t xml:space="preserve">ween </w:t>
      </w:r>
      <w:r w:rsidR="0038576D" w:rsidRPr="007163DC">
        <w:rPr>
          <w:rFonts w:ascii="Arial" w:hAnsi="Arial" w:cs="Arial"/>
          <w:color w:val="000000" w:themeColor="text1"/>
          <w:sz w:val="22"/>
          <w:rPrChange w:id="310" w:author="Zhang Haikun" w:date="2019-12-19T19:09:00Z">
            <w:rPr>
              <w:rFonts w:ascii="Arial" w:hAnsi="Arial" w:cs="Arial"/>
              <w:color w:val="000000" w:themeColor="text1"/>
              <w:sz w:val="22"/>
              <w:highlight w:val="green"/>
            </w:rPr>
          </w:rPrChange>
        </w:rPr>
        <w:t>Methyl</w:t>
      </w:r>
      <w:r w:rsidR="0038576D" w:rsidRPr="007163DC">
        <w:rPr>
          <w:rFonts w:ascii="Arial" w:hAnsi="Arial" w:cs="Arial"/>
          <w:color w:val="000000" w:themeColor="text1"/>
          <w:sz w:val="22"/>
          <w:vertAlign w:val="subscript"/>
          <w:rPrChange w:id="311" w:author="Zhang Haikun" w:date="2019-12-19T19:09:00Z">
            <w:rPr>
              <w:rFonts w:ascii="Arial" w:hAnsi="Arial" w:cs="Arial"/>
              <w:color w:val="000000" w:themeColor="text1"/>
              <w:sz w:val="22"/>
              <w:highlight w:val="green"/>
              <w:vertAlign w:val="subscript"/>
            </w:rPr>
          </w:rPrChange>
        </w:rPr>
        <w:t>HBV5K</w:t>
      </w:r>
      <w:r w:rsidR="0038576D" w:rsidRPr="007163DC">
        <w:rPr>
          <w:rFonts w:ascii="Arial" w:hAnsi="Arial" w:cs="Arial"/>
          <w:color w:val="000000" w:themeColor="text1"/>
          <w:sz w:val="22"/>
          <w:vertAlign w:val="subscript"/>
        </w:rPr>
        <w:t xml:space="preserve"> </w:t>
      </w:r>
      <w:r w:rsidRPr="007163DC">
        <w:rPr>
          <w:rFonts w:ascii="Arial" w:hAnsi="Arial" w:cs="Arial"/>
          <w:color w:val="000000" w:themeColor="text1"/>
          <w:sz w:val="22"/>
        </w:rPr>
        <w:t>and alph</w:t>
      </w:r>
      <w:r w:rsidRPr="00A32097">
        <w:rPr>
          <w:rFonts w:ascii="Arial" w:hAnsi="Arial" w:cs="Arial"/>
          <w:color w:val="000000" w:themeColor="text1"/>
          <w:sz w:val="22"/>
        </w:rPr>
        <w:t xml:space="preserve">a-fetoprotein (AFP) levels (Pearson’s correlation coefficient = </w:t>
      </w:r>
      <w:r w:rsidRPr="00ED366D">
        <w:rPr>
          <w:rFonts w:ascii="Arial" w:hAnsi="Arial" w:cs="Arial"/>
          <w:color w:val="000000" w:themeColor="text1"/>
          <w:sz w:val="22"/>
        </w:rPr>
        <w:t>-0.59</w:t>
      </w:r>
      <w:r w:rsidRPr="00A32097">
        <w:rPr>
          <w:rFonts w:ascii="Arial" w:hAnsi="Arial" w:cs="Arial"/>
          <w:color w:val="000000" w:themeColor="text1"/>
          <w:sz w:val="22"/>
        </w:rPr>
        <w:t xml:space="preserve">, P = </w:t>
      </w:r>
      <w:r w:rsidRPr="00ED366D">
        <w:rPr>
          <w:rFonts w:ascii="Arial" w:hAnsi="Arial" w:cs="Arial"/>
          <w:color w:val="000000" w:themeColor="text1"/>
          <w:sz w:val="22"/>
        </w:rPr>
        <w:t xml:space="preserve">5.9 </w:t>
      </w:r>
      <w:r w:rsidRPr="00A32097">
        <w:rPr>
          <w:rFonts w:ascii="Arial" w:hAnsi="Arial" w:cs="Arial"/>
          <w:color w:val="000000" w:themeColor="text1"/>
          <w:sz w:val="22"/>
        </w:rPr>
        <w:t>x10</w:t>
      </w:r>
      <w:r w:rsidRPr="00A32097">
        <w:rPr>
          <w:rFonts w:ascii="Arial" w:hAnsi="Arial" w:cs="Arial"/>
          <w:color w:val="000000" w:themeColor="text1"/>
          <w:sz w:val="22"/>
          <w:vertAlign w:val="superscript"/>
        </w:rPr>
        <w:t>-</w:t>
      </w:r>
      <w:r>
        <w:rPr>
          <w:rFonts w:ascii="Arial" w:hAnsi="Arial" w:cs="Arial"/>
          <w:color w:val="000000" w:themeColor="text1"/>
          <w:sz w:val="22"/>
          <w:vertAlign w:val="superscript"/>
        </w:rPr>
        <w:t>6</w:t>
      </w:r>
      <w:r w:rsidRPr="00A32097">
        <w:rPr>
          <w:rFonts w:ascii="Arial" w:hAnsi="Arial" w:cs="Arial"/>
          <w:color w:val="000000" w:themeColor="text1"/>
          <w:sz w:val="22"/>
        </w:rPr>
        <w:t xml:space="preserve">; </w:t>
      </w:r>
      <w:r w:rsidRPr="00A32097">
        <w:rPr>
          <w:rFonts w:ascii="Arial" w:eastAsia="Times New Roman" w:hAnsi="Arial" w:cs="Arial"/>
          <w:b/>
          <w:color w:val="44546A" w:themeColor="text2"/>
          <w:sz w:val="22"/>
          <w:lang w:eastAsia="en-US"/>
        </w:rPr>
        <w:t xml:space="preserve">Fig </w:t>
      </w:r>
      <w:del w:id="312" w:author="Zhang Haikun" w:date="2019-12-19T19:09:00Z">
        <w:r w:rsidRPr="00A32097" w:rsidDel="007163DC">
          <w:rPr>
            <w:rFonts w:ascii="Arial" w:eastAsia="Times New Roman" w:hAnsi="Arial" w:cs="Arial"/>
            <w:b/>
            <w:color w:val="44546A" w:themeColor="text2"/>
            <w:sz w:val="22"/>
            <w:lang w:eastAsia="en-US"/>
          </w:rPr>
          <w:delText>4</w:delText>
        </w:r>
        <w:r w:rsidDel="007163DC">
          <w:rPr>
            <w:rFonts w:ascii="Arial" w:eastAsia="Times New Roman" w:hAnsi="Arial" w:cs="Arial"/>
            <w:b/>
            <w:color w:val="44546A" w:themeColor="text2"/>
            <w:sz w:val="22"/>
            <w:lang w:eastAsia="en-US"/>
          </w:rPr>
          <w:delText>A</w:delText>
        </w:r>
      </w:del>
      <w:ins w:id="313" w:author="Zhang Haikun" w:date="2019-12-19T19:09:00Z">
        <w:r w:rsidR="007163DC">
          <w:rPr>
            <w:rFonts w:ascii="Arial" w:eastAsia="Times New Roman" w:hAnsi="Arial" w:cs="Arial"/>
            <w:b/>
            <w:color w:val="44546A" w:themeColor="text2"/>
            <w:sz w:val="22"/>
            <w:lang w:eastAsia="en-US"/>
          </w:rPr>
          <w:t>5D</w:t>
        </w:r>
      </w:ins>
      <w:r>
        <w:rPr>
          <w:rFonts w:ascii="Arial" w:eastAsia="Times New Roman" w:hAnsi="Arial" w:cs="Arial"/>
          <w:b/>
          <w:color w:val="44546A" w:themeColor="text2"/>
          <w:sz w:val="22"/>
          <w:lang w:eastAsia="en-US"/>
        </w:rPr>
        <w:t>-</w:t>
      </w:r>
      <w:ins w:id="314" w:author="Zhang Haikun" w:date="2019-12-19T19:09:00Z">
        <w:r w:rsidR="007163DC">
          <w:rPr>
            <w:rFonts w:ascii="Arial" w:eastAsia="Times New Roman" w:hAnsi="Arial" w:cs="Arial"/>
            <w:b/>
            <w:color w:val="44546A" w:themeColor="text2"/>
            <w:sz w:val="22"/>
            <w:lang w:eastAsia="en-US"/>
          </w:rPr>
          <w:t>E</w:t>
        </w:r>
      </w:ins>
      <w:del w:id="315" w:author="Zhang Haikun" w:date="2019-12-19T19:09:00Z">
        <w:r w:rsidDel="007163DC">
          <w:rPr>
            <w:rFonts w:ascii="Arial" w:eastAsia="Times New Roman" w:hAnsi="Arial" w:cs="Arial"/>
            <w:b/>
            <w:color w:val="44546A" w:themeColor="text2"/>
            <w:sz w:val="22"/>
            <w:lang w:eastAsia="en-US"/>
          </w:rPr>
          <w:delText>B</w:delText>
        </w:r>
      </w:del>
      <w:r w:rsidRPr="00A32097">
        <w:rPr>
          <w:rFonts w:ascii="Arial" w:hAnsi="Arial" w:cs="Arial"/>
          <w:color w:val="000000" w:themeColor="text1"/>
          <w:sz w:val="22"/>
        </w:rPr>
        <w:t>).</w:t>
      </w:r>
      <w:r w:rsidDel="002671E5">
        <w:rPr>
          <w:rFonts w:ascii="Arial" w:hAnsi="Arial" w:cs="Arial"/>
          <w:color w:val="000000" w:themeColor="text1"/>
          <w:sz w:val="22"/>
        </w:rPr>
        <w:t xml:space="preserve"> </w:t>
      </w:r>
      <w:r w:rsidR="00021E53">
        <w:rPr>
          <w:rFonts w:ascii="Arial" w:hAnsi="Arial" w:cs="Arial" w:hint="eastAsia"/>
          <w:color w:val="000000" w:themeColor="text1"/>
          <w:sz w:val="22"/>
        </w:rPr>
        <w:t>B</w:t>
      </w:r>
      <w:r w:rsidR="00021E53">
        <w:rPr>
          <w:rFonts w:ascii="Arial" w:hAnsi="Arial" w:cs="Arial"/>
          <w:color w:val="000000" w:themeColor="text1"/>
          <w:sz w:val="22"/>
        </w:rPr>
        <w:t>e</w:t>
      </w:r>
      <w:r w:rsidR="00021E53" w:rsidRPr="007163DC">
        <w:rPr>
          <w:rFonts w:ascii="Arial" w:hAnsi="Arial" w:cs="Arial"/>
          <w:color w:val="000000" w:themeColor="text1"/>
          <w:sz w:val="22"/>
        </w:rPr>
        <w:t xml:space="preserve">sides, </w:t>
      </w:r>
      <w:r w:rsidR="00864C33" w:rsidRPr="007163DC">
        <w:rPr>
          <w:rFonts w:ascii="Arial" w:hAnsi="Arial" w:cs="Arial"/>
          <w:color w:val="000000" w:themeColor="text1"/>
          <w:sz w:val="22"/>
          <w:rPrChange w:id="316" w:author="Zhang Haikun" w:date="2019-12-19T19:10:00Z">
            <w:rPr>
              <w:rFonts w:ascii="Arial" w:hAnsi="Arial" w:cs="Arial"/>
              <w:color w:val="000000" w:themeColor="text1"/>
              <w:sz w:val="22"/>
              <w:highlight w:val="green"/>
            </w:rPr>
          </w:rPrChange>
        </w:rPr>
        <w:t>Methyl</w:t>
      </w:r>
      <w:r w:rsidR="00864C33" w:rsidRPr="007163DC">
        <w:rPr>
          <w:rFonts w:ascii="Arial" w:hAnsi="Arial" w:cs="Arial"/>
          <w:color w:val="000000" w:themeColor="text1"/>
          <w:sz w:val="22"/>
          <w:vertAlign w:val="subscript"/>
          <w:rPrChange w:id="317" w:author="Zhang Haikun" w:date="2019-12-19T19:10:00Z">
            <w:rPr>
              <w:rFonts w:ascii="Arial" w:hAnsi="Arial" w:cs="Arial"/>
              <w:color w:val="000000" w:themeColor="text1"/>
              <w:sz w:val="22"/>
              <w:highlight w:val="green"/>
              <w:vertAlign w:val="subscript"/>
            </w:rPr>
          </w:rPrChange>
        </w:rPr>
        <w:t>HBV5K</w:t>
      </w:r>
      <w:r w:rsidR="00864C33" w:rsidRPr="007163DC">
        <w:rPr>
          <w:rFonts w:ascii="Arial" w:hAnsi="Arial" w:cs="Arial"/>
          <w:color w:val="000000" w:themeColor="text1"/>
          <w:sz w:val="22"/>
          <w:vertAlign w:val="subscript"/>
        </w:rPr>
        <w:t xml:space="preserve"> </w:t>
      </w:r>
      <w:r w:rsidR="00021E53" w:rsidRPr="007163DC">
        <w:rPr>
          <w:rFonts w:ascii="Arial" w:hAnsi="Arial" w:cs="Arial"/>
          <w:color w:val="000000" w:themeColor="text1"/>
          <w:sz w:val="22"/>
        </w:rPr>
        <w:t>seem</w:t>
      </w:r>
      <w:r w:rsidR="00021E53" w:rsidRPr="00C237FA">
        <w:rPr>
          <w:rFonts w:ascii="Arial" w:hAnsi="Arial" w:cs="Arial"/>
          <w:color w:val="000000" w:themeColor="text1"/>
          <w:sz w:val="22"/>
        </w:rPr>
        <w:t>ed to have</w:t>
      </w:r>
      <w:r w:rsidR="00021E53">
        <w:rPr>
          <w:rFonts w:ascii="Arial" w:hAnsi="Arial" w:cs="Arial"/>
          <w:color w:val="000000" w:themeColor="text1"/>
          <w:sz w:val="22"/>
        </w:rPr>
        <w:t xml:space="preserve"> no difference among </w:t>
      </w:r>
      <w:r w:rsidR="00021E53" w:rsidRPr="00FF4E4C">
        <w:rPr>
          <w:rFonts w:ascii="Arial" w:hAnsi="Arial" w:cs="Arial"/>
          <w:sz w:val="22"/>
          <w:rPrChange w:id="318" w:author="Zhang Haikun" w:date="2019-12-19T11:15:00Z">
            <w:rPr>
              <w:rFonts w:ascii="Arial" w:hAnsi="Arial" w:cs="Arial"/>
              <w:sz w:val="22"/>
              <w:highlight w:val="yellow"/>
            </w:rPr>
          </w:rPrChange>
        </w:rPr>
        <w:t>healthy individuals</w:t>
      </w:r>
      <w:r w:rsidR="00021E53" w:rsidRPr="00FF4E4C">
        <w:rPr>
          <w:rFonts w:ascii="Arial" w:hAnsi="Arial" w:cs="Arial"/>
          <w:sz w:val="22"/>
        </w:rPr>
        <w:t>, p</w:t>
      </w:r>
      <w:r w:rsidR="00021E53" w:rsidRPr="00FF4E4C">
        <w:rPr>
          <w:rFonts w:ascii="Arial" w:hAnsi="Arial" w:cs="Arial"/>
          <w:sz w:val="22"/>
          <w:rPrChange w:id="319" w:author="Zhang Haikun" w:date="2019-12-19T11:15:00Z">
            <w:rPr>
              <w:rFonts w:ascii="Arial" w:hAnsi="Arial" w:cs="Arial"/>
              <w:sz w:val="22"/>
              <w:highlight w:val="yellow"/>
            </w:rPr>
          </w:rPrChange>
        </w:rPr>
        <w:t xml:space="preserve">atients with chronic hepatitis and </w:t>
      </w:r>
      <w:proofErr w:type="gramStart"/>
      <w:r w:rsidR="00021E53" w:rsidRPr="00FF4E4C">
        <w:rPr>
          <w:rFonts w:ascii="Arial" w:hAnsi="Arial" w:cs="Arial"/>
          <w:sz w:val="22"/>
          <w:rPrChange w:id="320" w:author="Zhang Haikun" w:date="2019-12-19T11:15:00Z">
            <w:rPr>
              <w:rFonts w:ascii="Arial" w:hAnsi="Arial" w:cs="Arial"/>
              <w:sz w:val="22"/>
              <w:highlight w:val="yellow"/>
            </w:rPr>
          </w:rPrChange>
        </w:rPr>
        <w:t>cirrhosis(</w:t>
      </w:r>
      <w:proofErr w:type="gramEnd"/>
      <w:r w:rsidR="00021E53" w:rsidRPr="00FF4E4C">
        <w:rPr>
          <w:rFonts w:ascii="Arial" w:hAnsi="Arial" w:cs="Arial"/>
          <w:sz w:val="22"/>
          <w:rPrChange w:id="321" w:author="Zhang Haikun" w:date="2019-12-19T11:15:00Z">
            <w:rPr>
              <w:rFonts w:ascii="Arial" w:hAnsi="Arial" w:cs="Arial"/>
              <w:sz w:val="22"/>
              <w:highlight w:val="yellow"/>
            </w:rPr>
          </w:rPrChange>
        </w:rPr>
        <w:t>(</w:t>
      </w:r>
      <w:r w:rsidR="00021E53" w:rsidRPr="00FF4E4C">
        <w:rPr>
          <w:rFonts w:ascii="Arial" w:hAnsi="Arial" w:cs="Arial"/>
          <w:color w:val="000000" w:themeColor="text1"/>
          <w:sz w:val="22"/>
          <w:rPrChange w:id="322" w:author="Zhang Haikun" w:date="2019-12-19T11:15:00Z">
            <w:rPr>
              <w:rFonts w:ascii="Arial" w:hAnsi="Arial" w:cs="Arial"/>
              <w:color w:val="000000" w:themeColor="text1"/>
              <w:sz w:val="22"/>
              <w:highlight w:val="yellow"/>
            </w:rPr>
          </w:rPrChange>
        </w:rPr>
        <w:t>P &gt;0.1, Wilcoxon rank sum test</w:t>
      </w:r>
      <w:del w:id="323" w:author="Zhang Haikun" w:date="2019-12-19T19:11:00Z">
        <w:r w:rsidR="00021E53" w:rsidRPr="00FF4E4C" w:rsidDel="007163DC">
          <w:rPr>
            <w:rFonts w:ascii="Arial" w:hAnsi="Arial" w:cs="Arial"/>
            <w:color w:val="000000" w:themeColor="text1"/>
            <w:sz w:val="22"/>
            <w:rPrChange w:id="324" w:author="Zhang Haikun" w:date="2019-12-19T11:15:00Z">
              <w:rPr>
                <w:rFonts w:ascii="Arial" w:hAnsi="Arial" w:cs="Arial"/>
                <w:color w:val="000000" w:themeColor="text1"/>
                <w:sz w:val="22"/>
                <w:highlight w:val="yellow"/>
              </w:rPr>
            </w:rPrChange>
          </w:rPr>
          <w:delText xml:space="preserve">; </w:delText>
        </w:r>
        <w:r w:rsidR="00021E53" w:rsidRPr="00FF4E4C" w:rsidDel="007163DC">
          <w:rPr>
            <w:rFonts w:ascii="Arial" w:eastAsia="Times New Roman" w:hAnsi="Arial" w:cs="Arial"/>
            <w:b/>
            <w:color w:val="44546A" w:themeColor="text2"/>
            <w:sz w:val="22"/>
            <w:lang w:eastAsia="en-US"/>
            <w:rPrChange w:id="325" w:author="Zhang Haikun" w:date="2019-12-19T11:15:00Z">
              <w:rPr>
                <w:rFonts w:ascii="Arial" w:eastAsia="Times New Roman" w:hAnsi="Arial" w:cs="Arial"/>
                <w:b/>
                <w:color w:val="44546A" w:themeColor="text2"/>
                <w:sz w:val="22"/>
                <w:highlight w:val="yellow"/>
                <w:lang w:eastAsia="en-US"/>
              </w:rPr>
            </w:rPrChange>
          </w:rPr>
          <w:delText xml:space="preserve">Fig </w:delText>
        </w:r>
      </w:del>
      <w:del w:id="326" w:author="Zhang Haikun" w:date="2019-12-19T19:10:00Z">
        <w:r w:rsidR="00021E53" w:rsidRPr="00FF4E4C" w:rsidDel="007163DC">
          <w:rPr>
            <w:rFonts w:ascii="Arial" w:eastAsia="Times New Roman" w:hAnsi="Arial" w:cs="Arial"/>
            <w:b/>
            <w:color w:val="44546A" w:themeColor="text2"/>
            <w:sz w:val="22"/>
            <w:lang w:eastAsia="en-US"/>
            <w:rPrChange w:id="327" w:author="Zhang Haikun" w:date="2019-12-19T11:15:00Z">
              <w:rPr>
                <w:rFonts w:ascii="Arial" w:eastAsia="Times New Roman" w:hAnsi="Arial" w:cs="Arial"/>
                <w:b/>
                <w:color w:val="44546A" w:themeColor="text2"/>
                <w:sz w:val="22"/>
                <w:highlight w:val="yellow"/>
                <w:lang w:eastAsia="en-US"/>
              </w:rPr>
            </w:rPrChange>
          </w:rPr>
          <w:delText>4A</w:delText>
        </w:r>
      </w:del>
      <w:r w:rsidR="00021E53" w:rsidRPr="00FF4E4C">
        <w:rPr>
          <w:rFonts w:ascii="Arial" w:hAnsi="Arial" w:cs="Arial"/>
          <w:sz w:val="22"/>
          <w:rPrChange w:id="328" w:author="Zhang Haikun" w:date="2019-12-19T11:15:00Z">
            <w:rPr>
              <w:rFonts w:ascii="Arial" w:hAnsi="Arial" w:cs="Arial"/>
              <w:sz w:val="22"/>
              <w:highlight w:val="yellow"/>
            </w:rPr>
          </w:rPrChange>
        </w:rPr>
        <w:t>). We also included one patient with acute hepatitis B in the hepatitis group and found th</w:t>
      </w:r>
      <w:r w:rsidR="00021E53" w:rsidRPr="007163DC">
        <w:rPr>
          <w:rFonts w:ascii="Arial" w:hAnsi="Arial" w:cs="Arial"/>
          <w:sz w:val="22"/>
          <w:rPrChange w:id="329" w:author="Zhang Haikun" w:date="2019-12-19T19:11:00Z">
            <w:rPr>
              <w:rFonts w:ascii="Arial" w:hAnsi="Arial" w:cs="Arial"/>
              <w:sz w:val="22"/>
              <w:highlight w:val="yellow"/>
            </w:rPr>
          </w:rPrChange>
        </w:rPr>
        <w:t xml:space="preserve">at </w:t>
      </w:r>
      <w:r w:rsidR="00E24F42" w:rsidRPr="007163DC">
        <w:rPr>
          <w:rFonts w:ascii="Arial" w:hAnsi="Arial" w:cs="Arial"/>
          <w:color w:val="000000" w:themeColor="text1"/>
          <w:sz w:val="22"/>
          <w:rPrChange w:id="330" w:author="Zhang Haikun" w:date="2019-12-19T19:11:00Z">
            <w:rPr>
              <w:rFonts w:ascii="Arial" w:hAnsi="Arial" w:cs="Arial"/>
              <w:color w:val="000000" w:themeColor="text1"/>
              <w:sz w:val="22"/>
              <w:highlight w:val="green"/>
            </w:rPr>
          </w:rPrChange>
        </w:rPr>
        <w:t>Methy</w:t>
      </w:r>
      <w:r w:rsidR="00E24F42" w:rsidRPr="007163DC">
        <w:rPr>
          <w:rFonts w:ascii="Arial" w:hAnsi="Arial" w:cs="Arial"/>
          <w:color w:val="000000" w:themeColor="text1"/>
          <w:sz w:val="22"/>
          <w:rPrChange w:id="331" w:author="Zhang Haikun" w:date="2019-12-19T19:10:00Z">
            <w:rPr>
              <w:rFonts w:ascii="Arial" w:hAnsi="Arial" w:cs="Arial"/>
              <w:color w:val="000000" w:themeColor="text1"/>
              <w:sz w:val="22"/>
              <w:highlight w:val="green"/>
            </w:rPr>
          </w:rPrChange>
        </w:rPr>
        <w:t>l</w:t>
      </w:r>
      <w:r w:rsidR="00E24F42" w:rsidRPr="007163DC">
        <w:rPr>
          <w:rFonts w:ascii="Arial" w:hAnsi="Arial" w:cs="Arial"/>
          <w:color w:val="000000" w:themeColor="text1"/>
          <w:sz w:val="22"/>
          <w:vertAlign w:val="subscript"/>
          <w:rPrChange w:id="332" w:author="Zhang Haikun" w:date="2019-12-19T19:10:00Z">
            <w:rPr>
              <w:rFonts w:ascii="Arial" w:hAnsi="Arial" w:cs="Arial"/>
              <w:color w:val="000000" w:themeColor="text1"/>
              <w:sz w:val="22"/>
              <w:highlight w:val="green"/>
              <w:vertAlign w:val="subscript"/>
            </w:rPr>
          </w:rPrChange>
        </w:rPr>
        <w:t>HBV5K</w:t>
      </w:r>
      <w:r w:rsidR="00E24F42" w:rsidRPr="007163DC">
        <w:rPr>
          <w:rFonts w:ascii="Arial" w:hAnsi="Arial" w:cs="Arial"/>
          <w:color w:val="000000" w:themeColor="text1"/>
          <w:sz w:val="22"/>
          <w:vertAlign w:val="subscript"/>
        </w:rPr>
        <w:t xml:space="preserve"> </w:t>
      </w:r>
      <w:r w:rsidR="00021E53" w:rsidRPr="007163DC">
        <w:rPr>
          <w:rFonts w:ascii="Arial" w:hAnsi="Arial" w:cs="Arial"/>
          <w:sz w:val="22"/>
          <w:rPrChange w:id="333" w:author="Zhang Haikun" w:date="2019-12-19T19:10:00Z">
            <w:rPr>
              <w:rFonts w:ascii="Arial" w:hAnsi="Arial" w:cs="Arial"/>
              <w:sz w:val="22"/>
              <w:highlight w:val="yellow"/>
            </w:rPr>
          </w:rPrChange>
        </w:rPr>
        <w:t>from this patient</w:t>
      </w:r>
      <w:r w:rsidR="00021E53" w:rsidRPr="00FF4E4C">
        <w:rPr>
          <w:rFonts w:ascii="Arial" w:hAnsi="Arial" w:cs="Arial"/>
          <w:sz w:val="22"/>
          <w:rPrChange w:id="334" w:author="Zhang Haikun" w:date="2019-12-19T11:15:00Z">
            <w:rPr>
              <w:rFonts w:ascii="Arial" w:hAnsi="Arial" w:cs="Arial"/>
              <w:sz w:val="22"/>
              <w:highlight w:val="yellow"/>
            </w:rPr>
          </w:rPrChange>
        </w:rPr>
        <w:t xml:space="preserve"> was similar to patients with chronic hepatitis (</w:t>
      </w:r>
      <w:ins w:id="335" w:author="Zhang Haikun" w:date="2019-12-19T19:11:00Z">
        <w:r w:rsidR="007163DC" w:rsidRPr="00682F93">
          <w:rPr>
            <w:rFonts w:ascii="Arial" w:eastAsia="Times New Roman" w:hAnsi="Arial" w:cs="Arial"/>
            <w:b/>
            <w:color w:val="44546A" w:themeColor="text2"/>
            <w:sz w:val="22"/>
            <w:lang w:eastAsia="en-US"/>
          </w:rPr>
          <w:t xml:space="preserve">Fig </w:t>
        </w:r>
        <w:r w:rsidR="007163DC">
          <w:rPr>
            <w:rFonts w:ascii="Arial" w:eastAsia="Times New Roman" w:hAnsi="Arial" w:cs="Arial"/>
            <w:b/>
            <w:color w:val="44546A" w:themeColor="text2"/>
            <w:sz w:val="22"/>
            <w:lang w:eastAsia="en-US"/>
          </w:rPr>
          <w:t>3D</w:t>
        </w:r>
        <w:r w:rsidR="007163DC" w:rsidRPr="00163ED5">
          <w:rPr>
            <w:rFonts w:ascii="Arial" w:hAnsi="Arial" w:cs="Arial"/>
            <w:color w:val="000000" w:themeColor="text1"/>
            <w:sz w:val="22"/>
          </w:rPr>
          <w:t xml:space="preserve">; </w:t>
        </w:r>
      </w:ins>
      <w:r w:rsidR="00021E53" w:rsidRPr="00FF4E4C">
        <w:rPr>
          <w:rFonts w:ascii="Arial" w:hAnsi="Arial" w:cs="Arial"/>
          <w:b/>
          <w:color w:val="44546A" w:themeColor="text2"/>
          <w:sz w:val="22"/>
          <w:rPrChange w:id="336" w:author="Zhang Haikun" w:date="2019-12-19T11:15:00Z">
            <w:rPr>
              <w:rFonts w:ascii="Arial" w:hAnsi="Arial" w:cs="Arial"/>
              <w:b/>
              <w:color w:val="44546A" w:themeColor="text2"/>
              <w:sz w:val="22"/>
              <w:highlight w:val="yellow"/>
            </w:rPr>
          </w:rPrChange>
        </w:rPr>
        <w:t>Table S4</w:t>
      </w:r>
      <w:del w:id="337" w:author="Zhang Haikun" w:date="2019-12-19T19:11:00Z">
        <w:r w:rsidR="00021E53" w:rsidRPr="00FF4E4C" w:rsidDel="007163DC">
          <w:rPr>
            <w:rFonts w:ascii="Arial" w:hAnsi="Arial" w:cs="Arial"/>
            <w:color w:val="000000" w:themeColor="text1"/>
            <w:sz w:val="22"/>
            <w:rPrChange w:id="338" w:author="Zhang Haikun" w:date="2019-12-19T11:15:00Z">
              <w:rPr>
                <w:rFonts w:ascii="Arial" w:hAnsi="Arial" w:cs="Arial"/>
                <w:color w:val="000000" w:themeColor="text1"/>
                <w:sz w:val="22"/>
                <w:highlight w:val="yellow"/>
              </w:rPr>
            </w:rPrChange>
          </w:rPr>
          <w:delText xml:space="preserve">; </w:delText>
        </w:r>
      </w:del>
      <w:del w:id="339" w:author="Zhang Haikun" w:date="2019-12-19T19:10:00Z">
        <w:r w:rsidR="00021E53" w:rsidRPr="00FF4E4C" w:rsidDel="007163DC">
          <w:rPr>
            <w:rFonts w:ascii="Arial" w:eastAsia="Times New Roman" w:hAnsi="Arial" w:cs="Arial"/>
            <w:b/>
            <w:color w:val="44546A" w:themeColor="text2"/>
            <w:sz w:val="22"/>
            <w:lang w:eastAsia="en-US"/>
            <w:rPrChange w:id="340" w:author="Zhang Haikun" w:date="2019-12-19T11:15:00Z">
              <w:rPr>
                <w:rFonts w:ascii="Arial" w:eastAsia="Times New Roman" w:hAnsi="Arial" w:cs="Arial"/>
                <w:b/>
                <w:color w:val="44546A" w:themeColor="text2"/>
                <w:sz w:val="22"/>
                <w:highlight w:val="yellow"/>
                <w:lang w:eastAsia="en-US"/>
              </w:rPr>
            </w:rPrChange>
          </w:rPr>
          <w:delText>Fig 4A</w:delText>
        </w:r>
      </w:del>
      <w:r w:rsidR="00021E53" w:rsidRPr="00FF4E4C">
        <w:rPr>
          <w:rFonts w:ascii="Arial" w:hAnsi="Arial" w:cs="Arial"/>
          <w:sz w:val="22"/>
          <w:rPrChange w:id="341" w:author="Zhang Haikun" w:date="2019-12-19T11:15:00Z">
            <w:rPr>
              <w:rFonts w:ascii="Arial" w:hAnsi="Arial" w:cs="Arial"/>
              <w:sz w:val="22"/>
              <w:highlight w:val="yellow"/>
            </w:rPr>
          </w:rPrChange>
        </w:rPr>
        <w:t xml:space="preserve">). </w:t>
      </w:r>
    </w:p>
    <w:p w14:paraId="61E92401" w14:textId="77777777" w:rsidR="00021E53" w:rsidRPr="00C237FA" w:rsidRDefault="00021E53" w:rsidP="00C237FA">
      <w:pPr>
        <w:rPr>
          <w:lang w:eastAsia="en-US"/>
        </w:rPr>
      </w:pPr>
    </w:p>
    <w:p w14:paraId="1EA8CEFF" w14:textId="4B1B6826" w:rsidR="00173FBF" w:rsidRDefault="0058764D" w:rsidP="007312C3">
      <w:pPr>
        <w:pStyle w:val="3"/>
        <w:rPr>
          <w:rFonts w:cs="Arial"/>
        </w:rPr>
      </w:pPr>
      <w:r w:rsidRPr="00A00BDA">
        <w:rPr>
          <w:rFonts w:cs="Arial"/>
        </w:rPr>
        <w:t xml:space="preserve">DNA methylation around </w:t>
      </w:r>
      <w:r w:rsidR="007922C0" w:rsidRPr="00A00BDA">
        <w:rPr>
          <w:rFonts w:cs="Arial"/>
        </w:rPr>
        <w:t>HBV integration</w:t>
      </w:r>
      <w:r w:rsidRPr="00A00BDA">
        <w:rPr>
          <w:rFonts w:cs="Arial"/>
        </w:rPr>
        <w:t xml:space="preserve"> </w:t>
      </w:r>
      <w:r w:rsidR="00344F95" w:rsidRPr="00A00BDA">
        <w:rPr>
          <w:rFonts w:cs="Arial"/>
        </w:rPr>
        <w:t>regions</w:t>
      </w:r>
      <w:r w:rsidRPr="00A00BDA">
        <w:rPr>
          <w:rFonts w:cs="Arial"/>
        </w:rPr>
        <w:t xml:space="preserve"> enhance HCC prediction</w:t>
      </w:r>
    </w:p>
    <w:p w14:paraId="3449FC9C" w14:textId="60DDB04A" w:rsidR="00B03883" w:rsidRPr="00936ED5" w:rsidRDefault="00EB2658">
      <w:pPr>
        <w:spacing w:before="240"/>
        <w:rPr>
          <w:rFonts w:ascii="Arial" w:hAnsi="Arial" w:cs="Arial"/>
          <w:color w:val="000000" w:themeColor="text1"/>
          <w:sz w:val="22"/>
        </w:rPr>
      </w:pPr>
      <w:r>
        <w:rPr>
          <w:rFonts w:ascii="Arial" w:hAnsi="Arial" w:cs="Arial" w:hint="eastAsia"/>
          <w:sz w:val="22"/>
        </w:rPr>
        <w:t xml:space="preserve">We </w:t>
      </w:r>
      <w:r>
        <w:rPr>
          <w:rFonts w:ascii="Arial" w:hAnsi="Arial" w:cs="Arial"/>
          <w:sz w:val="22"/>
        </w:rPr>
        <w:t>evalu</w:t>
      </w:r>
      <w:r w:rsidRPr="00D5564D">
        <w:rPr>
          <w:rFonts w:ascii="Arial" w:hAnsi="Arial" w:cs="Arial"/>
          <w:sz w:val="22"/>
        </w:rPr>
        <w:t xml:space="preserve">ated </w:t>
      </w:r>
      <w:r w:rsidR="00BA030B" w:rsidRPr="00D5564D">
        <w:rPr>
          <w:rFonts w:ascii="Arial" w:hAnsi="Arial" w:cs="Arial"/>
          <w:color w:val="000000" w:themeColor="text1"/>
          <w:sz w:val="22"/>
          <w:rPrChange w:id="342" w:author="Zhang Haikun" w:date="2019-12-19T14:09:00Z">
            <w:rPr>
              <w:rFonts w:ascii="Arial" w:hAnsi="Arial" w:cs="Arial"/>
              <w:color w:val="000000" w:themeColor="text1"/>
              <w:sz w:val="22"/>
              <w:highlight w:val="green"/>
            </w:rPr>
          </w:rPrChange>
        </w:rPr>
        <w:t>Methyl</w:t>
      </w:r>
      <w:r w:rsidR="00BA030B" w:rsidRPr="00D5564D">
        <w:rPr>
          <w:rFonts w:ascii="Arial" w:hAnsi="Arial" w:cs="Arial"/>
          <w:color w:val="000000" w:themeColor="text1"/>
          <w:sz w:val="22"/>
          <w:vertAlign w:val="subscript"/>
          <w:rPrChange w:id="343" w:author="Zhang Haikun" w:date="2019-12-19T14:09:00Z">
            <w:rPr>
              <w:rFonts w:ascii="Arial" w:hAnsi="Arial" w:cs="Arial"/>
              <w:color w:val="000000" w:themeColor="text1"/>
              <w:sz w:val="22"/>
              <w:highlight w:val="green"/>
              <w:vertAlign w:val="subscript"/>
            </w:rPr>
          </w:rPrChange>
        </w:rPr>
        <w:t>HBV5K</w:t>
      </w:r>
      <w:r w:rsidR="00BA030B" w:rsidRPr="00D5564D">
        <w:rPr>
          <w:rFonts w:ascii="Arial" w:hAnsi="Arial" w:cs="Arial"/>
          <w:color w:val="000000" w:themeColor="text1"/>
          <w:sz w:val="22"/>
          <w:vertAlign w:val="subscript"/>
        </w:rPr>
        <w:t xml:space="preserve"> </w:t>
      </w:r>
      <w:r w:rsidRPr="00D5564D">
        <w:rPr>
          <w:rFonts w:ascii="Arial" w:hAnsi="Arial" w:cs="Arial"/>
          <w:color w:val="000000" w:themeColor="text1"/>
          <w:sz w:val="22"/>
        </w:rPr>
        <w:t>by their differentiation ab</w:t>
      </w:r>
      <w:r w:rsidRPr="00936ED5">
        <w:rPr>
          <w:rFonts w:ascii="Arial" w:hAnsi="Arial" w:cs="Arial"/>
          <w:color w:val="000000" w:themeColor="text1"/>
          <w:sz w:val="22"/>
        </w:rPr>
        <w:t>ility to</w:t>
      </w:r>
      <w:r w:rsidR="00150E54">
        <w:rPr>
          <w:rFonts w:ascii="Arial" w:hAnsi="Arial" w:cs="Arial"/>
          <w:color w:val="000000" w:themeColor="text1"/>
          <w:sz w:val="22"/>
        </w:rPr>
        <w:t xml:space="preserve"> </w:t>
      </w:r>
      <w:r w:rsidRPr="00936ED5">
        <w:rPr>
          <w:rFonts w:ascii="Arial" w:hAnsi="Arial" w:cs="Arial"/>
          <w:color w:val="000000" w:themeColor="text1"/>
          <w:sz w:val="22"/>
        </w:rPr>
        <w:t xml:space="preserve">HCC </w:t>
      </w:r>
      <w:r w:rsidR="00150E54">
        <w:rPr>
          <w:rFonts w:ascii="Arial" w:hAnsi="Arial" w:cs="Arial"/>
          <w:color w:val="000000" w:themeColor="text1"/>
          <w:sz w:val="22"/>
        </w:rPr>
        <w:t>from</w:t>
      </w:r>
      <w:r w:rsidRPr="00936ED5">
        <w:rPr>
          <w:rFonts w:ascii="Arial" w:hAnsi="Arial" w:cs="Arial"/>
          <w:color w:val="000000" w:themeColor="text1"/>
          <w:sz w:val="22"/>
        </w:rPr>
        <w:t xml:space="preserve"> non-HCC</w:t>
      </w:r>
      <w:r w:rsidR="00150E54">
        <w:rPr>
          <w:rFonts w:ascii="Arial" w:hAnsi="Arial" w:cs="Arial"/>
          <w:color w:val="000000" w:themeColor="text1"/>
          <w:sz w:val="22"/>
        </w:rPr>
        <w:t xml:space="preserve"> cf</w:t>
      </w:r>
      <w:r w:rsidR="00150E54" w:rsidRPr="00D5564D">
        <w:rPr>
          <w:rFonts w:ascii="Arial" w:hAnsi="Arial" w:cs="Arial"/>
          <w:color w:val="000000" w:themeColor="text1"/>
          <w:sz w:val="22"/>
        </w:rPr>
        <w:t>DNA</w:t>
      </w:r>
      <w:r w:rsidRPr="00D5564D">
        <w:rPr>
          <w:rFonts w:ascii="Arial" w:hAnsi="Arial" w:cs="Arial"/>
          <w:color w:val="000000" w:themeColor="text1"/>
          <w:sz w:val="22"/>
        </w:rPr>
        <w:t xml:space="preserve"> sa</w:t>
      </w:r>
      <w:r w:rsidR="00150E54" w:rsidRPr="00D5564D">
        <w:rPr>
          <w:rFonts w:ascii="Arial" w:hAnsi="Arial" w:cs="Arial"/>
          <w:color w:val="000000" w:themeColor="text1"/>
          <w:sz w:val="22"/>
        </w:rPr>
        <w:t>m</w:t>
      </w:r>
      <w:r w:rsidRPr="00D5564D">
        <w:rPr>
          <w:rFonts w:ascii="Arial" w:hAnsi="Arial" w:cs="Arial"/>
          <w:color w:val="000000" w:themeColor="text1"/>
          <w:sz w:val="22"/>
        </w:rPr>
        <w:t xml:space="preserve">ples using </w:t>
      </w:r>
      <w:r w:rsidR="00150E54" w:rsidRPr="00D5564D">
        <w:rPr>
          <w:rFonts w:ascii="Arial" w:hAnsi="Arial" w:cs="Arial"/>
          <w:color w:val="000000" w:themeColor="text1"/>
          <w:sz w:val="22"/>
        </w:rPr>
        <w:t>r</w:t>
      </w:r>
      <w:r w:rsidRPr="00D5564D">
        <w:rPr>
          <w:rFonts w:ascii="Arial" w:hAnsi="Arial" w:cs="Arial"/>
          <w:color w:val="000000" w:themeColor="text1"/>
          <w:sz w:val="22"/>
        </w:rPr>
        <w:t xml:space="preserve">eceiver </w:t>
      </w:r>
      <w:r w:rsidRPr="00D5564D">
        <w:rPr>
          <w:rFonts w:ascii="Arial" w:hAnsi="Arial" w:cs="Arial"/>
          <w:color w:val="000000" w:themeColor="text1"/>
          <w:sz w:val="22"/>
          <w:rPrChange w:id="344" w:author="Zhang Haikun" w:date="2019-12-19T14:09:00Z">
            <w:rPr>
              <w:rFonts w:ascii="Arial" w:hAnsi="Arial" w:cs="Arial"/>
              <w:color w:val="000000" w:themeColor="text1"/>
              <w:sz w:val="22"/>
              <w:highlight w:val="yellow"/>
            </w:rPr>
          </w:rPrChange>
        </w:rPr>
        <w:t xml:space="preserve">operating characteristic (ROC) </w:t>
      </w:r>
      <w:r w:rsidRPr="001D1DBC">
        <w:rPr>
          <w:rFonts w:ascii="Arial" w:hAnsi="Arial" w:cs="Arial"/>
          <w:color w:val="000000" w:themeColor="text1"/>
          <w:sz w:val="22"/>
          <w:rPrChange w:id="345" w:author="Zhang Haikun" w:date="2019-12-19T19:13:00Z">
            <w:rPr>
              <w:rFonts w:ascii="Arial" w:hAnsi="Arial" w:cs="Arial"/>
              <w:color w:val="000000" w:themeColor="text1"/>
              <w:sz w:val="22"/>
              <w:highlight w:val="yellow"/>
            </w:rPr>
          </w:rPrChange>
        </w:rPr>
        <w:t xml:space="preserve">curves </w:t>
      </w:r>
      <w:r w:rsidRPr="001D1DBC">
        <w:rPr>
          <w:rFonts w:ascii="Arial" w:hAnsi="Arial" w:cs="Arial"/>
          <w:sz w:val="22"/>
          <w:rPrChange w:id="346" w:author="Zhang Haikun" w:date="2019-12-19T19:13:00Z">
            <w:rPr>
              <w:rFonts w:ascii="Arial" w:hAnsi="Arial" w:cs="Arial"/>
              <w:sz w:val="22"/>
              <w:highlight w:val="yellow"/>
            </w:rPr>
          </w:rPrChange>
        </w:rPr>
        <w:t>based on a logistic regression model</w:t>
      </w:r>
      <w:ins w:id="347" w:author="Zhang Haikun" w:date="2019-12-19T14:08:00Z">
        <w:r w:rsidR="00D5564D" w:rsidRPr="001D1DBC">
          <w:rPr>
            <w:rFonts w:ascii="Arial" w:hAnsi="Arial" w:cs="Arial"/>
            <w:sz w:val="22"/>
          </w:rPr>
          <w:t xml:space="preserve"> by five-fold cross-validation</w:t>
        </w:r>
      </w:ins>
      <w:r w:rsidRPr="001D1DBC">
        <w:rPr>
          <w:rFonts w:ascii="Arial" w:hAnsi="Arial" w:cs="Arial"/>
          <w:sz w:val="22"/>
          <w:rPrChange w:id="348" w:author="Zhang Haikun" w:date="2019-12-19T19:13:00Z">
            <w:rPr>
              <w:rFonts w:ascii="Arial" w:hAnsi="Arial" w:cs="Arial"/>
              <w:sz w:val="22"/>
              <w:highlight w:val="yellow"/>
            </w:rPr>
          </w:rPrChange>
        </w:rPr>
        <w:t>.</w:t>
      </w:r>
      <w:r w:rsidRPr="00A00BDA">
        <w:rPr>
          <w:rFonts w:ascii="Arial" w:hAnsi="Arial" w:cs="Arial"/>
          <w:sz w:val="22"/>
          <w:rPrChange w:id="349" w:author="Zhang Haikun" w:date="2019-12-19T12:31:00Z">
            <w:rPr>
              <w:rFonts w:ascii="Arial" w:hAnsi="Arial" w:cs="Arial"/>
              <w:sz w:val="22"/>
              <w:highlight w:val="yellow"/>
            </w:rPr>
          </w:rPrChange>
        </w:rPr>
        <w:t xml:space="preserve"> </w:t>
      </w:r>
      <w:r w:rsidR="00BA030B" w:rsidRPr="00A00BDA">
        <w:rPr>
          <w:rFonts w:ascii="Arial" w:hAnsi="Arial" w:cs="Arial"/>
          <w:color w:val="000000" w:themeColor="text1"/>
          <w:sz w:val="22"/>
          <w:rPrChange w:id="350" w:author="Zhang Haikun" w:date="2019-12-19T12:31:00Z">
            <w:rPr>
              <w:rFonts w:ascii="Arial" w:hAnsi="Arial" w:cs="Arial"/>
              <w:color w:val="000000" w:themeColor="text1"/>
              <w:sz w:val="22"/>
              <w:highlight w:val="green"/>
            </w:rPr>
          </w:rPrChange>
        </w:rPr>
        <w:t>Methyl</w:t>
      </w:r>
      <w:r w:rsidR="00BA030B" w:rsidRPr="00A00BDA">
        <w:rPr>
          <w:rFonts w:ascii="Arial" w:hAnsi="Arial" w:cs="Arial"/>
          <w:color w:val="000000" w:themeColor="text1"/>
          <w:sz w:val="22"/>
          <w:vertAlign w:val="subscript"/>
          <w:rPrChange w:id="351" w:author="Zhang Haikun" w:date="2019-12-19T12:31:00Z">
            <w:rPr>
              <w:rFonts w:ascii="Arial" w:hAnsi="Arial" w:cs="Arial"/>
              <w:color w:val="000000" w:themeColor="text1"/>
              <w:sz w:val="22"/>
              <w:highlight w:val="green"/>
              <w:vertAlign w:val="subscript"/>
            </w:rPr>
          </w:rPrChange>
        </w:rPr>
        <w:t>HBV5K</w:t>
      </w:r>
      <w:r w:rsidR="00BA030B" w:rsidRPr="00A00BDA">
        <w:rPr>
          <w:rFonts w:ascii="Arial" w:hAnsi="Arial" w:cs="Arial"/>
          <w:color w:val="000000" w:themeColor="text1"/>
          <w:sz w:val="22"/>
          <w:vertAlign w:val="subscript"/>
        </w:rPr>
        <w:t xml:space="preserve"> </w:t>
      </w:r>
      <w:r w:rsidRPr="00A00BDA">
        <w:rPr>
          <w:rFonts w:ascii="Arial" w:hAnsi="Arial" w:cs="Arial"/>
          <w:color w:val="000000" w:themeColor="text1"/>
          <w:sz w:val="22"/>
          <w:rPrChange w:id="352" w:author="Zhang Haikun" w:date="2019-12-19T12:31:00Z">
            <w:rPr>
              <w:rFonts w:ascii="Arial" w:hAnsi="Arial" w:cs="Arial"/>
              <w:color w:val="000000" w:themeColor="text1"/>
              <w:sz w:val="22"/>
              <w:highlight w:val="yellow"/>
            </w:rPr>
          </w:rPrChange>
        </w:rPr>
        <w:t xml:space="preserve">showed </w:t>
      </w:r>
      <w:r w:rsidRPr="00A00BDA">
        <w:rPr>
          <w:rFonts w:ascii="Arial" w:hAnsi="Arial" w:cs="Arial"/>
          <w:sz w:val="22"/>
          <w:rPrChange w:id="353" w:author="Zhang Haikun" w:date="2019-12-19T12:31:00Z">
            <w:rPr>
              <w:rFonts w:ascii="Arial" w:hAnsi="Arial" w:cs="Arial"/>
              <w:sz w:val="22"/>
              <w:highlight w:val="yellow"/>
            </w:rPr>
          </w:rPrChange>
        </w:rPr>
        <w:t>the distinguish ability of HCC from non-HCC with AUC=0.8</w:t>
      </w:r>
      <w:r w:rsidRPr="00D5564D">
        <w:rPr>
          <w:rFonts w:ascii="Arial" w:hAnsi="Arial" w:cs="Arial"/>
          <w:sz w:val="22"/>
          <w:rPrChange w:id="354" w:author="Zhang Haikun" w:date="2019-12-19T14:09:00Z">
            <w:rPr>
              <w:rFonts w:ascii="Arial" w:hAnsi="Arial" w:cs="Arial"/>
              <w:sz w:val="22"/>
              <w:highlight w:val="yellow"/>
            </w:rPr>
          </w:rPrChange>
        </w:rPr>
        <w:t xml:space="preserve">5. </w:t>
      </w:r>
      <w:r w:rsidR="00150E54" w:rsidRPr="00D5564D">
        <w:rPr>
          <w:rFonts w:ascii="Arial" w:hAnsi="Arial" w:cs="Arial"/>
          <w:color w:val="000000" w:themeColor="text1"/>
          <w:sz w:val="22"/>
          <w:rPrChange w:id="355" w:author="Zhang Haikun" w:date="2019-12-19T14:09:00Z">
            <w:rPr>
              <w:rFonts w:ascii="Arial" w:hAnsi="Arial" w:cs="Arial"/>
              <w:color w:val="000000" w:themeColor="text1"/>
              <w:sz w:val="22"/>
              <w:highlight w:val="cyan"/>
            </w:rPr>
          </w:rPrChange>
        </w:rPr>
        <w:t>We also applied</w:t>
      </w:r>
      <w:r w:rsidR="00002C0F" w:rsidRPr="00D5564D">
        <w:rPr>
          <w:rFonts w:ascii="Arial" w:hAnsi="Arial" w:cs="Arial"/>
          <w:color w:val="000000" w:themeColor="text1"/>
          <w:sz w:val="22"/>
          <w:rPrChange w:id="356" w:author="Zhang Haikun" w:date="2019-12-19T14:09:00Z">
            <w:rPr>
              <w:rFonts w:ascii="Arial" w:hAnsi="Arial" w:cs="Arial"/>
              <w:color w:val="000000" w:themeColor="text1"/>
              <w:sz w:val="22"/>
              <w:highlight w:val="yellow"/>
            </w:rPr>
          </w:rPrChange>
        </w:rPr>
        <w:t xml:space="preserve"> random </w:t>
      </w:r>
      <w:proofErr w:type="gramStart"/>
      <w:r w:rsidR="00002C0F" w:rsidRPr="00D5564D">
        <w:rPr>
          <w:rFonts w:ascii="Arial" w:hAnsi="Arial" w:cs="Arial"/>
          <w:color w:val="000000" w:themeColor="text1"/>
          <w:sz w:val="22"/>
          <w:rPrChange w:id="357" w:author="Zhang Haikun" w:date="2019-12-19T14:09:00Z">
            <w:rPr>
              <w:rFonts w:ascii="Arial" w:hAnsi="Arial" w:cs="Arial"/>
              <w:color w:val="000000" w:themeColor="text1"/>
              <w:sz w:val="22"/>
              <w:highlight w:val="yellow"/>
            </w:rPr>
          </w:rPrChange>
        </w:rPr>
        <w:t xml:space="preserve">forest </w:t>
      </w:r>
      <w:r w:rsidR="007037B7" w:rsidRPr="00D5564D">
        <w:rPr>
          <w:rFonts w:ascii="Arial" w:hAnsi="Arial" w:cs="Arial"/>
          <w:color w:val="000000" w:themeColor="text1"/>
          <w:sz w:val="22"/>
          <w:rPrChange w:id="358" w:author="Zhang Haikun" w:date="2019-12-19T14:09:00Z">
            <w:rPr>
              <w:rFonts w:ascii="Arial" w:hAnsi="Arial" w:cs="Arial"/>
              <w:color w:val="000000" w:themeColor="text1"/>
              <w:sz w:val="22"/>
              <w:highlight w:val="yellow"/>
            </w:rPr>
          </w:rPrChange>
        </w:rPr>
        <w:t>based</w:t>
      </w:r>
      <w:proofErr w:type="gramEnd"/>
      <w:r w:rsidR="007037B7" w:rsidRPr="00D5564D">
        <w:rPr>
          <w:rFonts w:ascii="Arial" w:hAnsi="Arial" w:cs="Arial"/>
          <w:color w:val="000000" w:themeColor="text1"/>
          <w:sz w:val="22"/>
          <w:rPrChange w:id="359" w:author="Zhang Haikun" w:date="2019-12-19T14:09:00Z">
            <w:rPr>
              <w:rFonts w:ascii="Arial" w:hAnsi="Arial" w:cs="Arial"/>
              <w:color w:val="000000" w:themeColor="text1"/>
              <w:sz w:val="22"/>
              <w:highlight w:val="yellow"/>
            </w:rPr>
          </w:rPrChange>
        </w:rPr>
        <w:t xml:space="preserve"> </w:t>
      </w:r>
      <w:r w:rsidR="00002C0F" w:rsidRPr="00D5564D">
        <w:rPr>
          <w:rFonts w:ascii="Arial" w:hAnsi="Arial" w:cs="Arial"/>
          <w:color w:val="000000" w:themeColor="text1"/>
          <w:sz w:val="22"/>
          <w:rPrChange w:id="360" w:author="Zhang Haikun" w:date="2019-12-19T14:09:00Z">
            <w:rPr>
              <w:rFonts w:ascii="Arial" w:hAnsi="Arial" w:cs="Arial"/>
              <w:color w:val="000000" w:themeColor="text1"/>
              <w:sz w:val="22"/>
              <w:highlight w:val="yellow"/>
            </w:rPr>
          </w:rPrChange>
        </w:rPr>
        <w:t>feature selection</w:t>
      </w:r>
      <w:r w:rsidR="007037B7" w:rsidRPr="00D5564D">
        <w:rPr>
          <w:rFonts w:ascii="Arial" w:hAnsi="Arial" w:cs="Arial"/>
          <w:color w:val="000000" w:themeColor="text1"/>
          <w:sz w:val="22"/>
          <w:rPrChange w:id="361" w:author="Zhang Haikun" w:date="2019-12-19T14:09:00Z">
            <w:rPr>
              <w:rFonts w:ascii="Arial" w:hAnsi="Arial" w:cs="Arial"/>
              <w:color w:val="000000" w:themeColor="text1"/>
              <w:sz w:val="22"/>
              <w:highlight w:val="yellow"/>
            </w:rPr>
          </w:rPrChange>
        </w:rPr>
        <w:t xml:space="preserve"> to identify the potential high-performance biomarkers</w:t>
      </w:r>
      <w:ins w:id="362" w:author="Zhang Haikun" w:date="2019-12-19T14:15:00Z">
        <w:r w:rsidR="001963FC" w:rsidRPr="00B274A6">
          <w:rPr>
            <w:rFonts w:ascii="Arial" w:hAnsi="Arial" w:cs="Arial"/>
            <w:color w:val="000000" w:themeColor="text1"/>
            <w:sz w:val="22"/>
          </w:rPr>
          <w:t xml:space="preserve"> </w:t>
        </w:r>
        <w:r w:rsidR="001963FC" w:rsidRPr="00B274A6">
          <w:rPr>
            <w:rFonts w:ascii="Arial" w:eastAsia="Times New Roman" w:hAnsi="Arial" w:cs="Arial"/>
            <w:b/>
            <w:color w:val="44546A" w:themeColor="text2"/>
            <w:sz w:val="22"/>
            <w:lang w:eastAsia="en-US"/>
          </w:rPr>
          <w:t>(Methods)</w:t>
        </w:r>
      </w:ins>
      <w:r w:rsidR="007037B7" w:rsidRPr="00D5564D">
        <w:rPr>
          <w:rFonts w:ascii="Arial" w:hAnsi="Arial" w:cs="Arial"/>
          <w:color w:val="000000" w:themeColor="text1"/>
          <w:sz w:val="22"/>
          <w:rPrChange w:id="363" w:author="Zhang Haikun" w:date="2019-12-19T14:09:00Z">
            <w:rPr>
              <w:rFonts w:ascii="Arial" w:hAnsi="Arial" w:cs="Arial"/>
              <w:color w:val="000000" w:themeColor="text1"/>
              <w:sz w:val="22"/>
              <w:highlight w:val="yellow"/>
            </w:rPr>
          </w:rPrChange>
        </w:rPr>
        <w:t xml:space="preserve">. Top </w:t>
      </w:r>
      <w:r w:rsidR="00210FFB" w:rsidRPr="00D5564D">
        <w:rPr>
          <w:rFonts w:ascii="Arial" w:hAnsi="Arial" w:cs="Arial"/>
          <w:color w:val="000000" w:themeColor="text1"/>
          <w:sz w:val="22"/>
          <w:rPrChange w:id="364" w:author="Zhang Haikun" w:date="2019-12-19T14:09:00Z">
            <w:rPr>
              <w:rFonts w:ascii="Arial" w:hAnsi="Arial" w:cs="Arial"/>
              <w:color w:val="000000" w:themeColor="text1"/>
              <w:sz w:val="22"/>
              <w:highlight w:val="yellow"/>
            </w:rPr>
          </w:rPrChange>
        </w:rPr>
        <w:t>5 regions</w:t>
      </w:r>
      <w:r w:rsidR="007627A3" w:rsidRPr="00D5564D">
        <w:rPr>
          <w:rFonts w:ascii="Arial" w:hAnsi="Arial" w:cs="Arial"/>
          <w:color w:val="000000" w:themeColor="text1"/>
          <w:sz w:val="22"/>
          <w:rPrChange w:id="365" w:author="Zhang Haikun" w:date="2019-12-19T14:09:00Z">
            <w:rPr>
              <w:rFonts w:ascii="Arial" w:hAnsi="Arial" w:cs="Arial"/>
              <w:color w:val="000000" w:themeColor="text1"/>
              <w:sz w:val="22"/>
              <w:highlight w:val="yellow"/>
            </w:rPr>
          </w:rPrChange>
        </w:rPr>
        <w:t xml:space="preserve"> were identified</w:t>
      </w:r>
      <w:r w:rsidR="000D1A6F" w:rsidRPr="00D5564D">
        <w:rPr>
          <w:rFonts w:ascii="Arial" w:hAnsi="Arial" w:cs="Arial"/>
          <w:color w:val="000000" w:themeColor="text1"/>
          <w:sz w:val="22"/>
          <w:rPrChange w:id="366" w:author="Zhang Haikun" w:date="2019-12-19T14:09:00Z">
            <w:rPr>
              <w:rFonts w:ascii="Arial" w:hAnsi="Arial" w:cs="Arial"/>
              <w:color w:val="000000" w:themeColor="text1"/>
              <w:sz w:val="22"/>
              <w:highlight w:val="yellow"/>
            </w:rPr>
          </w:rPrChange>
        </w:rPr>
        <w:t xml:space="preserve"> </w:t>
      </w:r>
      <w:r w:rsidR="00FD1EEF" w:rsidRPr="00D5564D">
        <w:rPr>
          <w:rFonts w:ascii="Arial" w:hAnsi="Arial" w:cs="Arial"/>
          <w:color w:val="000000" w:themeColor="text1"/>
          <w:sz w:val="22"/>
          <w:rPrChange w:id="367" w:author="Zhang Haikun" w:date="2019-12-19T14:09:00Z">
            <w:rPr>
              <w:rFonts w:ascii="Arial" w:hAnsi="Arial" w:cs="Arial"/>
              <w:color w:val="000000" w:themeColor="text1"/>
              <w:sz w:val="22"/>
              <w:highlight w:val="yellow"/>
            </w:rPr>
          </w:rPrChange>
        </w:rPr>
        <w:t xml:space="preserve">in distinguishing patients from healthy individuals </w:t>
      </w:r>
      <w:r w:rsidR="000D1A6F" w:rsidRPr="00D5564D">
        <w:rPr>
          <w:rFonts w:ascii="Arial" w:hAnsi="Arial" w:cs="Arial"/>
          <w:color w:val="000000" w:themeColor="text1"/>
          <w:sz w:val="22"/>
          <w:rPrChange w:id="368" w:author="Zhang Haikun" w:date="2019-12-19T14:09:00Z">
            <w:rPr>
              <w:rFonts w:ascii="Arial" w:hAnsi="Arial" w:cs="Arial"/>
              <w:color w:val="000000" w:themeColor="text1"/>
              <w:sz w:val="22"/>
              <w:highlight w:val="yellow"/>
            </w:rPr>
          </w:rPrChange>
        </w:rPr>
        <w:t>(chr13: 19442162-20713822;</w:t>
      </w:r>
      <w:r w:rsidR="000D1A6F" w:rsidRPr="00A00BDA">
        <w:rPr>
          <w:rFonts w:ascii="Arial" w:hAnsi="Arial" w:cs="Arial"/>
          <w:color w:val="000000" w:themeColor="text1"/>
          <w:sz w:val="22"/>
          <w:rPrChange w:id="369" w:author="Zhang Haikun" w:date="2019-12-19T12:31:00Z">
            <w:rPr>
              <w:rFonts w:ascii="Arial" w:hAnsi="Arial" w:cs="Arial"/>
              <w:color w:val="000000" w:themeColor="text1"/>
              <w:sz w:val="22"/>
              <w:highlight w:val="yellow"/>
            </w:rPr>
          </w:rPrChange>
        </w:rPr>
        <w:t xml:space="preserve"> chr1: 10121993-12279387; chr10: 11149668-13266296; chr10: 38027603-39151628</w:t>
      </w:r>
      <w:r w:rsidR="00A70FD0" w:rsidRPr="00A00BDA">
        <w:rPr>
          <w:rFonts w:ascii="Arial" w:hAnsi="Arial" w:cs="Arial"/>
          <w:color w:val="000000" w:themeColor="text1"/>
          <w:sz w:val="22"/>
          <w:rPrChange w:id="370" w:author="Zhang Haikun" w:date="2019-12-19T12:31:00Z">
            <w:rPr>
              <w:rFonts w:ascii="Arial" w:hAnsi="Arial" w:cs="Arial"/>
              <w:color w:val="000000" w:themeColor="text1"/>
              <w:sz w:val="22"/>
              <w:highlight w:val="yellow"/>
            </w:rPr>
          </w:rPrChange>
        </w:rPr>
        <w:t>;</w:t>
      </w:r>
      <w:r w:rsidR="002626ED" w:rsidRPr="00A00BDA">
        <w:rPr>
          <w:rFonts w:ascii="Arial" w:hAnsi="Arial" w:cs="Arial"/>
          <w:color w:val="000000" w:themeColor="text1"/>
          <w:sz w:val="22"/>
          <w:rPrChange w:id="371" w:author="Zhang Haikun" w:date="2019-12-19T12:31:00Z">
            <w:rPr>
              <w:rFonts w:ascii="Arial" w:hAnsi="Arial" w:cs="Arial"/>
              <w:color w:val="000000" w:themeColor="text1"/>
              <w:sz w:val="22"/>
              <w:highlight w:val="yellow"/>
            </w:rPr>
          </w:rPrChange>
        </w:rPr>
        <w:t xml:space="preserve"> </w:t>
      </w:r>
      <w:r w:rsidR="000D1A6F" w:rsidRPr="00A00BDA">
        <w:rPr>
          <w:rFonts w:ascii="Arial" w:hAnsi="Arial" w:cs="Arial"/>
          <w:color w:val="000000" w:themeColor="text1"/>
          <w:sz w:val="22"/>
          <w:rPrChange w:id="372" w:author="Zhang Haikun" w:date="2019-12-19T12:31:00Z">
            <w:rPr>
              <w:rFonts w:ascii="Arial" w:hAnsi="Arial" w:cs="Arial"/>
              <w:color w:val="000000" w:themeColor="text1"/>
              <w:sz w:val="22"/>
              <w:highlight w:val="yellow"/>
            </w:rPr>
          </w:rPrChange>
        </w:rPr>
        <w:t>chr10: 84035111-85772043)</w:t>
      </w:r>
      <w:del w:id="373" w:author="Zhang Haikun" w:date="2019-12-19T14:15:00Z">
        <w:r w:rsidR="007627A3" w:rsidRPr="00A00BDA" w:rsidDel="001963FC">
          <w:rPr>
            <w:rFonts w:ascii="Arial" w:hAnsi="Arial" w:cs="Arial"/>
            <w:color w:val="000000" w:themeColor="text1"/>
            <w:sz w:val="22"/>
            <w:rPrChange w:id="374" w:author="Zhang Haikun" w:date="2019-12-19T12:31:00Z">
              <w:rPr>
                <w:rFonts w:ascii="Arial" w:hAnsi="Arial" w:cs="Arial"/>
                <w:color w:val="000000" w:themeColor="text1"/>
                <w:sz w:val="22"/>
                <w:highlight w:val="yellow"/>
              </w:rPr>
            </w:rPrChange>
          </w:rPr>
          <w:delText xml:space="preserve"> </w:delText>
        </w:r>
        <w:r w:rsidR="00210FFB" w:rsidRPr="00A00BDA" w:rsidDel="001963FC">
          <w:rPr>
            <w:rFonts w:ascii="Arial" w:eastAsia="Times New Roman" w:hAnsi="Arial" w:cs="Arial"/>
            <w:b/>
            <w:color w:val="44546A" w:themeColor="text2"/>
            <w:sz w:val="22"/>
            <w:lang w:eastAsia="en-US"/>
            <w:rPrChange w:id="375" w:author="Zhang Haikun" w:date="2019-12-19T12:31:00Z">
              <w:rPr>
                <w:rFonts w:ascii="Arial" w:eastAsia="Times New Roman" w:hAnsi="Arial" w:cs="Arial"/>
                <w:b/>
                <w:color w:val="44546A" w:themeColor="text2"/>
                <w:sz w:val="22"/>
                <w:highlight w:val="yellow"/>
                <w:lang w:eastAsia="en-US"/>
              </w:rPr>
            </w:rPrChange>
          </w:rPr>
          <w:delText>(Methods)</w:delText>
        </w:r>
      </w:del>
      <w:r w:rsidR="00DA645E" w:rsidRPr="00A00BDA">
        <w:rPr>
          <w:rFonts w:ascii="Arial" w:hAnsi="Arial" w:cs="Arial"/>
          <w:color w:val="000000" w:themeColor="text1"/>
          <w:sz w:val="22"/>
          <w:rPrChange w:id="376" w:author="Zhang Haikun" w:date="2019-12-19T12:31:00Z">
            <w:rPr>
              <w:rFonts w:ascii="Arial" w:hAnsi="Arial" w:cs="Arial"/>
              <w:color w:val="000000" w:themeColor="text1"/>
              <w:sz w:val="22"/>
              <w:highlight w:val="yellow"/>
            </w:rPr>
          </w:rPrChange>
        </w:rPr>
        <w:t>.</w:t>
      </w:r>
      <w:r w:rsidR="00C61033" w:rsidRPr="00A00BDA">
        <w:rPr>
          <w:rFonts w:ascii="Arial" w:hAnsi="Arial" w:cs="Arial"/>
          <w:color w:val="000000" w:themeColor="text1"/>
          <w:sz w:val="22"/>
          <w:rPrChange w:id="377" w:author="Zhang Haikun" w:date="2019-12-19T12:31:00Z">
            <w:rPr>
              <w:rFonts w:ascii="Arial" w:hAnsi="Arial" w:cs="Arial"/>
              <w:color w:val="000000" w:themeColor="text1"/>
              <w:sz w:val="22"/>
              <w:highlight w:val="yellow"/>
            </w:rPr>
          </w:rPrChange>
        </w:rPr>
        <w:t xml:space="preserve"> </w:t>
      </w:r>
      <w:r w:rsidR="00170BBA" w:rsidRPr="00A00BDA">
        <w:rPr>
          <w:rFonts w:ascii="Arial" w:hAnsi="Arial" w:cs="Arial"/>
          <w:color w:val="000000" w:themeColor="text1"/>
          <w:sz w:val="22"/>
          <w:rPrChange w:id="378" w:author="Zhang Haikun" w:date="2019-12-19T12:31:00Z">
            <w:rPr>
              <w:rFonts w:ascii="Arial" w:hAnsi="Arial" w:cs="Arial"/>
              <w:color w:val="000000" w:themeColor="text1"/>
              <w:sz w:val="22"/>
              <w:highlight w:val="yellow"/>
            </w:rPr>
          </w:rPrChange>
        </w:rPr>
        <w:t xml:space="preserve">All our cfDNA samples had these regions well sequenced, </w:t>
      </w:r>
      <w:r w:rsidR="00732644" w:rsidRPr="00A00BDA">
        <w:rPr>
          <w:rFonts w:ascii="Arial" w:hAnsi="Arial" w:cs="Arial"/>
          <w:color w:val="000000" w:themeColor="text1"/>
          <w:sz w:val="22"/>
          <w:rPrChange w:id="379" w:author="Zhang Haikun" w:date="2019-12-19T12:31:00Z">
            <w:rPr>
              <w:rFonts w:ascii="Arial" w:hAnsi="Arial" w:cs="Arial"/>
              <w:color w:val="000000" w:themeColor="text1"/>
              <w:sz w:val="22"/>
              <w:highlight w:val="yellow"/>
            </w:rPr>
          </w:rPrChange>
        </w:rPr>
        <w:t xml:space="preserve">with the minimum amount of </w:t>
      </w:r>
      <w:r w:rsidR="00170BBA" w:rsidRPr="00A00BDA">
        <w:rPr>
          <w:rFonts w:ascii="Arial" w:hAnsi="Arial" w:cs="Arial"/>
          <w:color w:val="000000" w:themeColor="text1"/>
          <w:sz w:val="22"/>
          <w:rPrChange w:id="380" w:author="Zhang Haikun" w:date="2019-12-19T12:31:00Z">
            <w:rPr>
              <w:rFonts w:ascii="Arial" w:hAnsi="Arial" w:cs="Arial"/>
              <w:color w:val="000000" w:themeColor="text1"/>
              <w:sz w:val="22"/>
              <w:highlight w:val="yellow"/>
            </w:rPr>
          </w:rPrChange>
        </w:rPr>
        <w:t xml:space="preserve">sequencing </w:t>
      </w:r>
      <w:r w:rsidR="00732644" w:rsidRPr="00A00BDA">
        <w:rPr>
          <w:rFonts w:ascii="Arial" w:hAnsi="Arial" w:cs="Arial"/>
          <w:color w:val="000000" w:themeColor="text1"/>
          <w:sz w:val="22"/>
          <w:rPrChange w:id="381" w:author="Zhang Haikun" w:date="2019-12-19T12:31:00Z">
            <w:rPr>
              <w:rFonts w:ascii="Arial" w:hAnsi="Arial" w:cs="Arial"/>
              <w:color w:val="000000" w:themeColor="text1"/>
              <w:sz w:val="22"/>
              <w:highlight w:val="yellow"/>
            </w:rPr>
          </w:rPrChange>
        </w:rPr>
        <w:t>reads at</w:t>
      </w:r>
      <w:r w:rsidR="008B7D0C" w:rsidRPr="00A00BDA">
        <w:rPr>
          <w:rFonts w:ascii="Arial" w:hAnsi="Arial" w:cs="Arial"/>
          <w:color w:val="000000" w:themeColor="text1"/>
          <w:sz w:val="22"/>
          <w:rPrChange w:id="382" w:author="Zhang Haikun" w:date="2019-12-19T12:31:00Z">
            <w:rPr>
              <w:rFonts w:ascii="Arial" w:hAnsi="Arial" w:cs="Arial"/>
              <w:color w:val="000000" w:themeColor="text1"/>
              <w:sz w:val="22"/>
              <w:highlight w:val="yellow"/>
            </w:rPr>
          </w:rPrChange>
        </w:rPr>
        <w:t xml:space="preserve"> </w:t>
      </w:r>
      <w:r w:rsidR="000E1EAD" w:rsidRPr="00A00BDA">
        <w:rPr>
          <w:rFonts w:ascii="Arial" w:hAnsi="Arial" w:cs="Arial"/>
          <w:color w:val="000000" w:themeColor="text1"/>
          <w:sz w:val="22"/>
          <w:rPrChange w:id="383" w:author="Zhang Haikun" w:date="2019-12-19T12:31:00Z">
            <w:rPr>
              <w:rFonts w:ascii="Arial" w:hAnsi="Arial" w:cs="Arial"/>
              <w:color w:val="000000" w:themeColor="text1"/>
              <w:sz w:val="22"/>
              <w:highlight w:val="yellow"/>
            </w:rPr>
          </w:rPrChange>
        </w:rPr>
        <w:t xml:space="preserve">1,991 </w:t>
      </w:r>
      <w:r w:rsidR="008B7D0C" w:rsidRPr="00A00BDA">
        <w:rPr>
          <w:rFonts w:ascii="Arial" w:hAnsi="Arial" w:cs="Arial"/>
          <w:color w:val="000000" w:themeColor="text1"/>
          <w:sz w:val="22"/>
          <w:rPrChange w:id="384" w:author="Zhang Haikun" w:date="2019-12-19T12:31:00Z">
            <w:rPr>
              <w:rFonts w:ascii="Arial" w:hAnsi="Arial" w:cs="Arial"/>
              <w:color w:val="000000" w:themeColor="text1"/>
              <w:sz w:val="22"/>
              <w:highlight w:val="yellow"/>
            </w:rPr>
          </w:rPrChange>
        </w:rPr>
        <w:t>(</w:t>
      </w:r>
      <w:r w:rsidR="008B7D0C" w:rsidRPr="00A00BDA">
        <w:rPr>
          <w:rFonts w:ascii="Arial" w:eastAsia="Times New Roman" w:hAnsi="Arial" w:cs="Arial"/>
          <w:b/>
          <w:color w:val="44546A" w:themeColor="text2"/>
          <w:sz w:val="22"/>
          <w:lang w:eastAsia="en-US"/>
          <w:rPrChange w:id="385" w:author="Zhang Haikun" w:date="2019-12-19T12:31:00Z">
            <w:rPr>
              <w:rFonts w:ascii="Arial" w:eastAsia="Times New Roman" w:hAnsi="Arial" w:cs="Arial"/>
              <w:b/>
              <w:color w:val="44546A" w:themeColor="text2"/>
              <w:sz w:val="22"/>
              <w:highlight w:val="yellow"/>
              <w:lang w:eastAsia="en-US"/>
            </w:rPr>
          </w:rPrChange>
        </w:rPr>
        <w:t xml:space="preserve">Table </w:t>
      </w:r>
      <w:del w:id="386" w:author="Zhang Haikun" w:date="2019-12-19T19:34:00Z">
        <w:r w:rsidR="008B7D0C" w:rsidRPr="00A00BDA" w:rsidDel="002025AC">
          <w:rPr>
            <w:rFonts w:ascii="Arial" w:eastAsia="Times New Roman" w:hAnsi="Arial" w:cs="Arial"/>
            <w:b/>
            <w:color w:val="44546A" w:themeColor="text2"/>
            <w:sz w:val="22"/>
            <w:lang w:eastAsia="en-US"/>
            <w:rPrChange w:id="387" w:author="Zhang Haikun" w:date="2019-12-19T12:31:00Z">
              <w:rPr>
                <w:rFonts w:ascii="Arial" w:eastAsia="Times New Roman" w:hAnsi="Arial" w:cs="Arial"/>
                <w:b/>
                <w:color w:val="44546A" w:themeColor="text2"/>
                <w:sz w:val="22"/>
                <w:highlight w:val="yellow"/>
                <w:lang w:eastAsia="en-US"/>
              </w:rPr>
            </w:rPrChange>
          </w:rPr>
          <w:delText>S</w:delText>
        </w:r>
        <w:r w:rsidR="000D1A6F" w:rsidRPr="00A00BDA" w:rsidDel="002025AC">
          <w:rPr>
            <w:rFonts w:ascii="Arial" w:eastAsia="Times New Roman" w:hAnsi="Arial" w:cs="Arial"/>
            <w:b/>
            <w:color w:val="44546A" w:themeColor="text2"/>
            <w:sz w:val="22"/>
            <w:lang w:eastAsia="en-US"/>
            <w:rPrChange w:id="388" w:author="Zhang Haikun" w:date="2019-12-19T12:31:00Z">
              <w:rPr>
                <w:rFonts w:ascii="Arial" w:eastAsia="Times New Roman" w:hAnsi="Arial" w:cs="Arial"/>
                <w:b/>
                <w:color w:val="44546A" w:themeColor="text2"/>
                <w:sz w:val="22"/>
                <w:highlight w:val="yellow"/>
                <w:lang w:eastAsia="en-US"/>
              </w:rPr>
            </w:rPrChange>
          </w:rPr>
          <w:delText>5</w:delText>
        </w:r>
      </w:del>
      <w:ins w:id="389" w:author="Zhang Haikun" w:date="2019-12-19T19:34:00Z">
        <w:r w:rsidR="002025AC" w:rsidRPr="00A00BDA">
          <w:rPr>
            <w:rFonts w:ascii="Arial" w:eastAsia="Times New Roman" w:hAnsi="Arial" w:cs="Arial"/>
            <w:b/>
            <w:color w:val="44546A" w:themeColor="text2"/>
            <w:sz w:val="22"/>
            <w:lang w:eastAsia="en-US"/>
            <w:rPrChange w:id="390" w:author="Zhang Haikun" w:date="2019-12-19T12:31:00Z">
              <w:rPr>
                <w:rFonts w:ascii="Arial" w:eastAsia="Times New Roman" w:hAnsi="Arial" w:cs="Arial"/>
                <w:b/>
                <w:color w:val="44546A" w:themeColor="text2"/>
                <w:sz w:val="22"/>
                <w:highlight w:val="yellow"/>
                <w:lang w:eastAsia="en-US"/>
              </w:rPr>
            </w:rPrChange>
          </w:rPr>
          <w:t>S</w:t>
        </w:r>
        <w:r w:rsidR="002025AC">
          <w:rPr>
            <w:rFonts w:ascii="Arial" w:eastAsia="Times New Roman" w:hAnsi="Arial" w:cs="Arial"/>
            <w:b/>
            <w:color w:val="44546A" w:themeColor="text2"/>
            <w:sz w:val="22"/>
            <w:lang w:eastAsia="en-US"/>
          </w:rPr>
          <w:t>6</w:t>
        </w:r>
      </w:ins>
      <w:r w:rsidR="008B7D0C" w:rsidRPr="00A00BDA">
        <w:rPr>
          <w:rFonts w:ascii="Arial" w:hAnsi="Arial" w:cs="Arial"/>
          <w:color w:val="000000" w:themeColor="text1"/>
          <w:sz w:val="22"/>
          <w:rPrChange w:id="391" w:author="Zhang Haikun" w:date="2019-12-19T12:31:00Z">
            <w:rPr>
              <w:rFonts w:ascii="Arial" w:hAnsi="Arial" w:cs="Arial"/>
              <w:color w:val="000000" w:themeColor="text1"/>
              <w:sz w:val="22"/>
              <w:highlight w:val="yellow"/>
            </w:rPr>
          </w:rPrChange>
        </w:rPr>
        <w:t>)</w:t>
      </w:r>
      <w:r w:rsidR="00732644" w:rsidRPr="00A00BDA">
        <w:rPr>
          <w:rFonts w:ascii="Arial" w:hAnsi="Arial" w:cs="Arial"/>
          <w:color w:val="000000" w:themeColor="text1"/>
          <w:sz w:val="22"/>
          <w:rPrChange w:id="392" w:author="Zhang Haikun" w:date="2019-12-19T12:31:00Z">
            <w:rPr>
              <w:rFonts w:ascii="Arial" w:hAnsi="Arial" w:cs="Arial"/>
              <w:color w:val="000000" w:themeColor="text1"/>
              <w:sz w:val="22"/>
              <w:highlight w:val="yellow"/>
            </w:rPr>
          </w:rPrChange>
        </w:rPr>
        <w:t xml:space="preserve">. Their </w:t>
      </w:r>
      <w:r w:rsidR="00C61033" w:rsidRPr="00A00BDA">
        <w:rPr>
          <w:rFonts w:ascii="Arial" w:hAnsi="Arial" w:cs="Arial"/>
          <w:color w:val="000000" w:themeColor="text1"/>
          <w:sz w:val="22"/>
          <w:rPrChange w:id="393" w:author="Zhang Haikun" w:date="2019-12-19T12:31:00Z">
            <w:rPr>
              <w:rFonts w:ascii="Arial" w:hAnsi="Arial" w:cs="Arial"/>
              <w:color w:val="000000" w:themeColor="text1"/>
              <w:sz w:val="22"/>
              <w:highlight w:val="yellow"/>
            </w:rPr>
          </w:rPrChange>
        </w:rPr>
        <w:t>methylation</w:t>
      </w:r>
      <w:r w:rsidR="00732644" w:rsidRPr="00A00BDA">
        <w:rPr>
          <w:rFonts w:ascii="Arial" w:hAnsi="Arial" w:cs="Arial"/>
          <w:color w:val="000000" w:themeColor="text1"/>
          <w:sz w:val="22"/>
          <w:rPrChange w:id="394" w:author="Zhang Haikun" w:date="2019-12-19T12:31:00Z">
            <w:rPr>
              <w:rFonts w:ascii="Arial" w:hAnsi="Arial" w:cs="Arial"/>
              <w:color w:val="000000" w:themeColor="text1"/>
              <w:sz w:val="22"/>
              <w:highlight w:val="yellow"/>
            </w:rPr>
          </w:rPrChange>
        </w:rPr>
        <w:t xml:space="preserve"> levels were significantly lower</w:t>
      </w:r>
      <w:r w:rsidR="00C61033" w:rsidRPr="00A00BDA">
        <w:rPr>
          <w:rFonts w:ascii="Arial" w:hAnsi="Arial" w:cs="Arial"/>
          <w:color w:val="000000" w:themeColor="text1"/>
          <w:sz w:val="22"/>
          <w:rPrChange w:id="395" w:author="Zhang Haikun" w:date="2019-12-19T12:31:00Z">
            <w:rPr>
              <w:rFonts w:ascii="Arial" w:hAnsi="Arial" w:cs="Arial"/>
              <w:color w:val="000000" w:themeColor="text1"/>
              <w:sz w:val="22"/>
              <w:highlight w:val="yellow"/>
            </w:rPr>
          </w:rPrChange>
        </w:rPr>
        <w:t xml:space="preserve"> in </w:t>
      </w:r>
      <w:r w:rsidR="00732644" w:rsidRPr="00A00BDA">
        <w:rPr>
          <w:rFonts w:ascii="Arial" w:hAnsi="Arial" w:cs="Arial"/>
          <w:color w:val="000000" w:themeColor="text1"/>
          <w:sz w:val="22"/>
          <w:rPrChange w:id="396" w:author="Zhang Haikun" w:date="2019-12-19T12:31:00Z">
            <w:rPr>
              <w:rFonts w:ascii="Arial" w:hAnsi="Arial" w:cs="Arial"/>
              <w:color w:val="000000" w:themeColor="text1"/>
              <w:sz w:val="22"/>
              <w:highlight w:val="yellow"/>
            </w:rPr>
          </w:rPrChange>
        </w:rPr>
        <w:t xml:space="preserve">either </w:t>
      </w:r>
      <w:r w:rsidR="00C61033" w:rsidRPr="00A00BDA">
        <w:rPr>
          <w:rFonts w:ascii="Arial" w:hAnsi="Arial" w:cs="Arial"/>
          <w:color w:val="000000" w:themeColor="text1"/>
          <w:sz w:val="22"/>
          <w:rPrChange w:id="397" w:author="Zhang Haikun" w:date="2019-12-19T12:31:00Z">
            <w:rPr>
              <w:rFonts w:ascii="Arial" w:hAnsi="Arial" w:cs="Arial"/>
              <w:color w:val="000000" w:themeColor="text1"/>
              <w:sz w:val="22"/>
              <w:highlight w:val="yellow"/>
            </w:rPr>
          </w:rPrChange>
        </w:rPr>
        <w:t xml:space="preserve">early stage </w:t>
      </w:r>
      <w:r w:rsidR="00732644" w:rsidRPr="00A00BDA">
        <w:rPr>
          <w:rFonts w:ascii="Arial" w:hAnsi="Arial" w:cs="Arial"/>
          <w:color w:val="000000" w:themeColor="text1"/>
          <w:sz w:val="22"/>
          <w:rPrChange w:id="398" w:author="Zhang Haikun" w:date="2019-12-19T12:31:00Z">
            <w:rPr>
              <w:rFonts w:ascii="Arial" w:hAnsi="Arial" w:cs="Arial"/>
              <w:color w:val="000000" w:themeColor="text1"/>
              <w:sz w:val="22"/>
              <w:highlight w:val="yellow"/>
            </w:rPr>
          </w:rPrChange>
        </w:rPr>
        <w:t xml:space="preserve">or </w:t>
      </w:r>
      <w:r w:rsidR="00C61033" w:rsidRPr="00A00BDA">
        <w:rPr>
          <w:rFonts w:ascii="Arial" w:hAnsi="Arial" w:cs="Arial"/>
          <w:color w:val="000000" w:themeColor="text1"/>
          <w:sz w:val="22"/>
          <w:rPrChange w:id="399" w:author="Zhang Haikun" w:date="2019-12-19T12:31:00Z">
            <w:rPr>
              <w:rFonts w:ascii="Arial" w:hAnsi="Arial" w:cs="Arial"/>
              <w:color w:val="000000" w:themeColor="text1"/>
              <w:sz w:val="22"/>
              <w:highlight w:val="yellow"/>
            </w:rPr>
          </w:rPrChange>
        </w:rPr>
        <w:t>advanced HCC patients</w:t>
      </w:r>
      <w:r w:rsidR="00732644" w:rsidRPr="00A00BDA">
        <w:rPr>
          <w:rFonts w:ascii="Arial" w:hAnsi="Arial" w:cs="Arial"/>
          <w:color w:val="000000" w:themeColor="text1"/>
          <w:sz w:val="22"/>
          <w:rPrChange w:id="400" w:author="Zhang Haikun" w:date="2019-12-19T12:31:00Z">
            <w:rPr>
              <w:rFonts w:ascii="Arial" w:hAnsi="Arial" w:cs="Arial"/>
              <w:color w:val="000000" w:themeColor="text1"/>
              <w:sz w:val="22"/>
              <w:highlight w:val="yellow"/>
            </w:rPr>
          </w:rPrChange>
        </w:rPr>
        <w:t xml:space="preserve"> than in healthy individuals, and demonstrated obvious decreasing tendency along with disease progression</w:t>
      </w:r>
      <w:r w:rsidR="00C61033" w:rsidRPr="00A00BDA">
        <w:rPr>
          <w:rFonts w:ascii="Arial" w:hAnsi="Arial" w:cs="Arial"/>
          <w:color w:val="000000" w:themeColor="text1"/>
          <w:sz w:val="22"/>
          <w:rPrChange w:id="401" w:author="Zhang Haikun" w:date="2019-12-19T12:31:00Z">
            <w:rPr>
              <w:rFonts w:ascii="Arial" w:hAnsi="Arial" w:cs="Arial"/>
              <w:color w:val="000000" w:themeColor="text1"/>
              <w:sz w:val="22"/>
              <w:highlight w:val="yellow"/>
            </w:rPr>
          </w:rPrChange>
        </w:rPr>
        <w:t xml:space="preserve"> (</w:t>
      </w:r>
      <w:r w:rsidR="00C61033" w:rsidRPr="00A00BDA">
        <w:rPr>
          <w:rFonts w:ascii="Arial" w:eastAsia="Times New Roman" w:hAnsi="Arial" w:cs="Arial"/>
          <w:b/>
          <w:color w:val="44546A" w:themeColor="text2"/>
          <w:sz w:val="22"/>
          <w:lang w:eastAsia="en-US"/>
          <w:rPrChange w:id="402" w:author="Zhang Haikun" w:date="2019-12-19T12:31:00Z">
            <w:rPr>
              <w:rFonts w:ascii="Arial" w:eastAsia="Times New Roman" w:hAnsi="Arial" w:cs="Arial"/>
              <w:b/>
              <w:color w:val="44546A" w:themeColor="text2"/>
              <w:sz w:val="22"/>
              <w:highlight w:val="yellow"/>
              <w:lang w:eastAsia="en-US"/>
            </w:rPr>
          </w:rPrChange>
        </w:rPr>
        <w:t xml:space="preserve">Fig </w:t>
      </w:r>
      <w:del w:id="403" w:author="Zhang Haikun" w:date="2019-12-19T19:34:00Z">
        <w:r w:rsidR="00C61033" w:rsidRPr="00A00BDA" w:rsidDel="002025AC">
          <w:rPr>
            <w:rFonts w:ascii="Arial" w:eastAsia="Times New Roman" w:hAnsi="Arial" w:cs="Arial"/>
            <w:b/>
            <w:color w:val="44546A" w:themeColor="text2"/>
            <w:sz w:val="22"/>
            <w:lang w:eastAsia="en-US"/>
            <w:rPrChange w:id="404" w:author="Zhang Haikun" w:date="2019-12-19T12:31:00Z">
              <w:rPr>
                <w:rFonts w:ascii="Arial" w:eastAsia="Times New Roman" w:hAnsi="Arial" w:cs="Arial"/>
                <w:b/>
                <w:color w:val="44546A" w:themeColor="text2"/>
                <w:sz w:val="22"/>
                <w:highlight w:val="yellow"/>
                <w:lang w:eastAsia="en-US"/>
              </w:rPr>
            </w:rPrChange>
          </w:rPr>
          <w:delText>4</w:delText>
        </w:r>
        <w:r w:rsidR="00E84BBB" w:rsidRPr="00A00BDA" w:rsidDel="002025AC">
          <w:rPr>
            <w:rFonts w:ascii="Arial" w:eastAsia="Times New Roman" w:hAnsi="Arial" w:cs="Arial"/>
            <w:b/>
            <w:color w:val="44546A" w:themeColor="text2"/>
            <w:sz w:val="22"/>
            <w:lang w:eastAsia="en-US"/>
            <w:rPrChange w:id="405" w:author="Zhang Haikun" w:date="2019-12-19T12:31:00Z">
              <w:rPr>
                <w:rFonts w:ascii="Arial" w:eastAsia="Times New Roman" w:hAnsi="Arial" w:cs="Arial"/>
                <w:b/>
                <w:color w:val="44546A" w:themeColor="text2"/>
                <w:sz w:val="22"/>
                <w:highlight w:val="yellow"/>
                <w:lang w:eastAsia="en-US"/>
              </w:rPr>
            </w:rPrChange>
          </w:rPr>
          <w:delText>C</w:delText>
        </w:r>
      </w:del>
      <w:ins w:id="406" w:author="Zhang Haikun" w:date="2019-12-19T19:34:00Z">
        <w:r w:rsidR="002025AC" w:rsidRPr="00A00BDA">
          <w:rPr>
            <w:rFonts w:ascii="Arial" w:eastAsia="Times New Roman" w:hAnsi="Arial" w:cs="Arial"/>
            <w:b/>
            <w:color w:val="44546A" w:themeColor="text2"/>
            <w:sz w:val="22"/>
            <w:lang w:eastAsia="en-US"/>
            <w:rPrChange w:id="407" w:author="Zhang Haikun" w:date="2019-12-19T12:31:00Z">
              <w:rPr>
                <w:rFonts w:ascii="Arial" w:eastAsia="Times New Roman" w:hAnsi="Arial" w:cs="Arial"/>
                <w:b/>
                <w:color w:val="44546A" w:themeColor="text2"/>
                <w:sz w:val="22"/>
                <w:highlight w:val="yellow"/>
                <w:lang w:eastAsia="en-US"/>
              </w:rPr>
            </w:rPrChange>
          </w:rPr>
          <w:t>4</w:t>
        </w:r>
        <w:r w:rsidR="002025AC">
          <w:rPr>
            <w:rFonts w:ascii="Arial" w:eastAsia="Times New Roman" w:hAnsi="Arial" w:cs="Arial"/>
            <w:b/>
            <w:color w:val="44546A" w:themeColor="text2"/>
            <w:sz w:val="22"/>
            <w:lang w:eastAsia="en-US"/>
          </w:rPr>
          <w:t>A</w:t>
        </w:r>
      </w:ins>
      <w:r w:rsidR="000E1EAD" w:rsidRPr="00A00BDA">
        <w:rPr>
          <w:rFonts w:ascii="Arial" w:eastAsia="Times New Roman" w:hAnsi="Arial" w:cs="Arial"/>
          <w:b/>
          <w:color w:val="44546A" w:themeColor="text2"/>
          <w:sz w:val="22"/>
          <w:lang w:eastAsia="en-US"/>
          <w:rPrChange w:id="408" w:author="Zhang Haikun" w:date="2019-12-19T12:31:00Z">
            <w:rPr>
              <w:rFonts w:ascii="Arial" w:eastAsia="Times New Roman" w:hAnsi="Arial" w:cs="Arial"/>
              <w:b/>
              <w:color w:val="44546A" w:themeColor="text2"/>
              <w:sz w:val="22"/>
              <w:highlight w:val="yellow"/>
              <w:lang w:eastAsia="en-US"/>
            </w:rPr>
          </w:rPrChange>
        </w:rPr>
        <w:t xml:space="preserve">; Table </w:t>
      </w:r>
      <w:r w:rsidR="007627A3" w:rsidRPr="00A00BDA">
        <w:rPr>
          <w:rFonts w:ascii="Arial" w:eastAsia="Times New Roman" w:hAnsi="Arial" w:cs="Arial"/>
          <w:b/>
          <w:color w:val="44546A" w:themeColor="text2"/>
          <w:sz w:val="22"/>
          <w:lang w:eastAsia="en-US"/>
          <w:rPrChange w:id="409" w:author="Zhang Haikun" w:date="2019-12-19T12:31:00Z">
            <w:rPr>
              <w:rFonts w:ascii="Arial" w:eastAsia="Times New Roman" w:hAnsi="Arial" w:cs="Arial"/>
              <w:b/>
              <w:color w:val="44546A" w:themeColor="text2"/>
              <w:sz w:val="22"/>
              <w:highlight w:val="yellow"/>
              <w:lang w:eastAsia="en-US"/>
            </w:rPr>
          </w:rPrChange>
        </w:rPr>
        <w:t>S6</w:t>
      </w:r>
      <w:r w:rsidR="00C61033" w:rsidRPr="001963FC">
        <w:rPr>
          <w:rFonts w:ascii="Arial" w:hAnsi="Arial" w:cs="Arial"/>
          <w:color w:val="000000" w:themeColor="text1"/>
          <w:sz w:val="22"/>
          <w:rPrChange w:id="410" w:author="Zhang Haikun" w:date="2019-12-19T14:19:00Z">
            <w:rPr>
              <w:rFonts w:ascii="Arial" w:hAnsi="Arial" w:cs="Arial"/>
              <w:color w:val="000000" w:themeColor="text1"/>
              <w:sz w:val="22"/>
              <w:highlight w:val="yellow"/>
            </w:rPr>
          </w:rPrChange>
        </w:rPr>
        <w:t>).</w:t>
      </w:r>
      <w:r w:rsidR="007037B7" w:rsidRPr="001963FC">
        <w:rPr>
          <w:rFonts w:ascii="Arial" w:hAnsi="Arial" w:cs="Arial"/>
          <w:color w:val="000000" w:themeColor="text1"/>
          <w:sz w:val="22"/>
        </w:rPr>
        <w:t xml:space="preserve"> </w:t>
      </w:r>
      <w:r w:rsidR="007037B7" w:rsidRPr="001963FC">
        <w:rPr>
          <w:rFonts w:ascii="Arial" w:hAnsi="Arial" w:cs="Arial"/>
          <w:sz w:val="22"/>
          <w:highlight w:val="yellow"/>
          <w:rPrChange w:id="411" w:author="Zhang Haikun" w:date="2019-12-19T14:19:00Z">
            <w:rPr>
              <w:rFonts w:ascii="Arial" w:hAnsi="Arial" w:cs="Arial"/>
              <w:sz w:val="22"/>
              <w:highlight w:val="green"/>
            </w:rPr>
          </w:rPrChange>
        </w:rPr>
        <w:t xml:space="preserve">Further investigation showed </w:t>
      </w:r>
      <w:del w:id="412" w:author="Zhang Haikun" w:date="2019-12-19T14:17:00Z">
        <w:r w:rsidR="007037B7" w:rsidRPr="001963FC" w:rsidDel="001963FC">
          <w:rPr>
            <w:rFonts w:ascii="Arial" w:hAnsi="Arial" w:cs="Arial"/>
            <w:sz w:val="22"/>
            <w:highlight w:val="yellow"/>
            <w:rPrChange w:id="413" w:author="Zhang Haikun" w:date="2019-12-19T14:19:00Z">
              <w:rPr>
                <w:rFonts w:ascii="Arial" w:hAnsi="Arial" w:cs="Arial"/>
                <w:sz w:val="22"/>
                <w:highlight w:val="green"/>
              </w:rPr>
            </w:rPrChange>
          </w:rPr>
          <w:delText>with better combination, the prediction model could reach better performance (AUC&gt;0.85;</w:delText>
        </w:r>
        <w:r w:rsidR="007037B7" w:rsidRPr="001963FC" w:rsidDel="001963FC">
          <w:rPr>
            <w:rFonts w:ascii="Arial" w:eastAsia="Times New Roman" w:hAnsi="Arial" w:cs="Arial"/>
            <w:b/>
            <w:color w:val="44546A" w:themeColor="text2"/>
            <w:sz w:val="22"/>
            <w:highlight w:val="yellow"/>
            <w:lang w:eastAsia="en-US"/>
            <w:rPrChange w:id="414" w:author="Zhang Haikun" w:date="2019-12-19T14:19:00Z">
              <w:rPr>
                <w:rFonts w:ascii="Arial" w:hAnsi="Arial" w:cs="Arial"/>
                <w:sz w:val="22"/>
                <w:highlight w:val="green"/>
              </w:rPr>
            </w:rPrChange>
          </w:rPr>
          <w:delText xml:space="preserve"> Fig 4D</w:delText>
        </w:r>
        <w:r w:rsidR="007037B7" w:rsidRPr="001963FC" w:rsidDel="001963FC">
          <w:rPr>
            <w:rFonts w:ascii="Arial" w:hAnsi="Arial" w:cs="Arial"/>
            <w:sz w:val="22"/>
            <w:highlight w:val="yellow"/>
            <w:rPrChange w:id="415" w:author="Zhang Haikun" w:date="2019-12-19T14:19:00Z">
              <w:rPr>
                <w:rFonts w:ascii="Arial" w:hAnsi="Arial" w:cs="Arial"/>
                <w:sz w:val="22"/>
                <w:highlight w:val="green"/>
              </w:rPr>
            </w:rPrChange>
          </w:rPr>
          <w:delText>).</w:delText>
        </w:r>
        <w:r w:rsidR="007037B7" w:rsidRPr="001963FC" w:rsidDel="001963FC">
          <w:rPr>
            <w:rFonts w:ascii="Arial" w:hAnsi="Arial" w:cs="Arial"/>
            <w:color w:val="000000" w:themeColor="text1"/>
            <w:sz w:val="22"/>
            <w:highlight w:val="yellow"/>
            <w:rPrChange w:id="416" w:author="Zhang Haikun" w:date="2019-12-19T14:19:00Z">
              <w:rPr>
                <w:rFonts w:ascii="Arial" w:hAnsi="Arial" w:cs="Arial"/>
                <w:color w:val="000000" w:themeColor="text1"/>
                <w:sz w:val="22"/>
              </w:rPr>
            </w:rPrChange>
          </w:rPr>
          <w:delText xml:space="preserve"> </w:delText>
        </w:r>
      </w:del>
      <w:del w:id="417" w:author="Zhang Haikun" w:date="2019-12-19T14:16:00Z">
        <w:r w:rsidR="001963FC" w:rsidRPr="001963FC" w:rsidDel="001963FC">
          <w:rPr>
            <w:rFonts w:ascii="Arial" w:hAnsi="Arial" w:cs="Arial"/>
            <w:color w:val="000000" w:themeColor="text1"/>
            <w:sz w:val="22"/>
            <w:highlight w:val="yellow"/>
            <w:rPrChange w:id="418" w:author="Zhang Haikun" w:date="2019-12-19T14:19:00Z">
              <w:rPr>
                <w:rFonts w:ascii="Arial" w:hAnsi="Arial" w:cs="Arial"/>
                <w:color w:val="000000" w:themeColor="text1"/>
                <w:sz w:val="22"/>
              </w:rPr>
            </w:rPrChange>
          </w:rPr>
          <w:delText>(</w:delText>
        </w:r>
        <w:r w:rsidR="001963FC" w:rsidRPr="001963FC" w:rsidDel="001963FC">
          <w:rPr>
            <w:rFonts w:ascii="Arial" w:hAnsi="Arial" w:cs="Arial"/>
            <w:sz w:val="22"/>
            <w:highlight w:val="yellow"/>
            <w:rPrChange w:id="419" w:author="Zhang Haikun" w:date="2019-12-19T14:19:00Z">
              <w:rPr>
                <w:rFonts w:ascii="Arial" w:hAnsi="Arial" w:cs="Arial"/>
                <w:sz w:val="22"/>
                <w:highlight w:val="magenta"/>
              </w:rPr>
            </w:rPrChange>
          </w:rPr>
          <w:delText>We found the xxxx(what model? random forest?)</w:delText>
        </w:r>
      </w:del>
      <w:ins w:id="420" w:author="Zhang Haikun" w:date="2019-12-19T14:16:00Z">
        <w:r w:rsidR="001963FC" w:rsidRPr="001963FC">
          <w:rPr>
            <w:rFonts w:ascii="Arial" w:hAnsi="Arial" w:cs="Arial"/>
            <w:color w:val="000000" w:themeColor="text1"/>
            <w:sz w:val="22"/>
            <w:highlight w:val="yellow"/>
            <w:rPrChange w:id="421" w:author="Zhang Haikun" w:date="2019-12-19T14:19:00Z">
              <w:rPr>
                <w:rFonts w:ascii="Arial" w:hAnsi="Arial" w:cs="Arial"/>
                <w:color w:val="000000" w:themeColor="text1"/>
                <w:sz w:val="22"/>
                <w:highlight w:val="green"/>
              </w:rPr>
            </w:rPrChange>
          </w:rPr>
          <w:t>the</w:t>
        </w:r>
      </w:ins>
      <w:r w:rsidR="001963FC" w:rsidRPr="001963FC">
        <w:rPr>
          <w:rFonts w:ascii="Arial" w:hAnsi="Arial" w:cs="Arial"/>
          <w:sz w:val="22"/>
          <w:highlight w:val="yellow"/>
          <w:rPrChange w:id="422" w:author="Zhang Haikun" w:date="2019-12-19T14:19:00Z">
            <w:rPr>
              <w:rFonts w:ascii="Arial" w:hAnsi="Arial" w:cs="Arial"/>
              <w:sz w:val="22"/>
              <w:highlight w:val="magenta"/>
            </w:rPr>
          </w:rPrChange>
        </w:rPr>
        <w:t xml:space="preserve"> </w:t>
      </w:r>
      <w:ins w:id="423" w:author="Zhang Haikun" w:date="2019-12-19T14:17:00Z">
        <w:r w:rsidR="001963FC" w:rsidRPr="001963FC">
          <w:rPr>
            <w:rFonts w:ascii="Arial" w:hAnsi="Arial" w:cs="Arial"/>
            <w:sz w:val="22"/>
            <w:highlight w:val="yellow"/>
            <w:rPrChange w:id="424" w:author="Zhang Haikun" w:date="2019-12-19T14:19:00Z">
              <w:rPr>
                <w:rFonts w:ascii="Arial" w:hAnsi="Arial" w:cs="Arial"/>
                <w:sz w:val="22"/>
                <w:highlight w:val="green"/>
              </w:rPr>
            </w:rPrChange>
          </w:rPr>
          <w:t xml:space="preserve">perdiction </w:t>
        </w:r>
      </w:ins>
      <w:r w:rsidR="001963FC" w:rsidRPr="001963FC">
        <w:rPr>
          <w:rFonts w:ascii="Arial" w:hAnsi="Arial" w:cs="Arial"/>
          <w:sz w:val="22"/>
          <w:highlight w:val="yellow"/>
          <w:rPrChange w:id="425" w:author="Zhang Haikun" w:date="2019-12-19T14:19:00Z">
            <w:rPr>
              <w:rFonts w:ascii="Arial" w:hAnsi="Arial" w:cs="Arial"/>
              <w:sz w:val="22"/>
              <w:highlight w:val="magenta"/>
            </w:rPr>
          </w:rPrChange>
        </w:rPr>
        <w:t xml:space="preserve">model using region 1, 2 and 5 </w:t>
      </w:r>
      <w:ins w:id="426" w:author="Zhang Haikun" w:date="2019-12-19T14:17:00Z">
        <w:r w:rsidR="001963FC" w:rsidRPr="001963FC">
          <w:rPr>
            <w:rFonts w:ascii="Arial" w:hAnsi="Arial" w:cs="Arial"/>
            <w:sz w:val="22"/>
            <w:highlight w:val="yellow"/>
            <w:rPrChange w:id="427" w:author="Zhang Haikun" w:date="2019-12-19T14:19:00Z">
              <w:rPr>
                <w:rFonts w:ascii="Arial" w:hAnsi="Arial" w:cs="Arial"/>
                <w:sz w:val="22"/>
                <w:highlight w:val="green"/>
              </w:rPr>
            </w:rPrChange>
          </w:rPr>
          <w:t>could reach better performance</w:t>
        </w:r>
      </w:ins>
      <w:del w:id="428" w:author="Zhang Haikun" w:date="2019-12-19T14:17:00Z">
        <w:r w:rsidR="001963FC" w:rsidRPr="001963FC" w:rsidDel="001963FC">
          <w:rPr>
            <w:rFonts w:ascii="Arial" w:hAnsi="Arial" w:cs="Arial"/>
            <w:sz w:val="22"/>
            <w:highlight w:val="yellow"/>
            <w:rPrChange w:id="429" w:author="Zhang Haikun" w:date="2019-12-19T14:19:00Z">
              <w:rPr>
                <w:rFonts w:ascii="Arial" w:hAnsi="Arial" w:cs="Arial"/>
                <w:sz w:val="22"/>
                <w:highlight w:val="magenta"/>
              </w:rPr>
            </w:rPrChange>
          </w:rPr>
          <w:delText>provided improved prediction</w:delText>
        </w:r>
      </w:del>
      <w:r w:rsidR="001963FC" w:rsidRPr="001963FC">
        <w:rPr>
          <w:rFonts w:ascii="Arial" w:hAnsi="Arial" w:cs="Arial"/>
          <w:sz w:val="22"/>
          <w:highlight w:val="yellow"/>
          <w:rPrChange w:id="430" w:author="Zhang Haikun" w:date="2019-12-19T14:19:00Z">
            <w:rPr>
              <w:rFonts w:ascii="Arial" w:hAnsi="Arial" w:cs="Arial"/>
              <w:sz w:val="22"/>
              <w:highlight w:val="magenta"/>
            </w:rPr>
          </w:rPrChange>
        </w:rPr>
        <w:t xml:space="preserve"> for HCC patients (AUC&gt;0.85; </w:t>
      </w:r>
      <w:r w:rsidR="001963FC" w:rsidRPr="001963FC">
        <w:rPr>
          <w:rFonts w:ascii="Arial" w:eastAsia="Times New Roman" w:hAnsi="Arial" w:cs="Arial"/>
          <w:b/>
          <w:color w:val="44546A" w:themeColor="text2"/>
          <w:sz w:val="22"/>
          <w:highlight w:val="yellow"/>
          <w:lang w:eastAsia="en-US"/>
          <w:rPrChange w:id="431" w:author="Zhang Haikun" w:date="2019-12-19T14:19:00Z">
            <w:rPr>
              <w:rFonts w:ascii="Arial" w:eastAsia="Times New Roman" w:hAnsi="Arial" w:cs="Arial"/>
              <w:b/>
              <w:color w:val="44546A" w:themeColor="text2"/>
              <w:sz w:val="22"/>
              <w:highlight w:val="magenta"/>
              <w:lang w:eastAsia="en-US"/>
            </w:rPr>
          </w:rPrChange>
        </w:rPr>
        <w:t xml:space="preserve">Fig </w:t>
      </w:r>
      <w:del w:id="432" w:author="Zhang Haikun" w:date="2019-12-19T19:35:00Z">
        <w:r w:rsidR="001963FC" w:rsidRPr="001963FC" w:rsidDel="002025AC">
          <w:rPr>
            <w:rFonts w:ascii="Arial" w:eastAsia="Times New Roman" w:hAnsi="Arial" w:cs="Arial"/>
            <w:b/>
            <w:color w:val="44546A" w:themeColor="text2"/>
            <w:sz w:val="22"/>
            <w:highlight w:val="yellow"/>
            <w:lang w:eastAsia="en-US"/>
            <w:rPrChange w:id="433" w:author="Zhang Haikun" w:date="2019-12-19T14:19:00Z">
              <w:rPr>
                <w:rFonts w:ascii="Arial" w:eastAsia="Times New Roman" w:hAnsi="Arial" w:cs="Arial"/>
                <w:b/>
                <w:color w:val="44546A" w:themeColor="text2"/>
                <w:sz w:val="22"/>
                <w:highlight w:val="magenta"/>
                <w:lang w:eastAsia="en-US"/>
              </w:rPr>
            </w:rPrChange>
          </w:rPr>
          <w:delText>4D</w:delText>
        </w:r>
      </w:del>
      <w:ins w:id="434" w:author="Zhang Haikun" w:date="2019-12-19T19:35:00Z">
        <w:r w:rsidR="002025AC" w:rsidRPr="001963FC">
          <w:rPr>
            <w:rFonts w:ascii="Arial" w:eastAsia="Times New Roman" w:hAnsi="Arial" w:cs="Arial"/>
            <w:b/>
            <w:color w:val="44546A" w:themeColor="text2"/>
            <w:sz w:val="22"/>
            <w:highlight w:val="yellow"/>
            <w:lang w:eastAsia="en-US"/>
            <w:rPrChange w:id="435" w:author="Zhang Haikun" w:date="2019-12-19T14:19:00Z">
              <w:rPr>
                <w:rFonts w:ascii="Arial" w:eastAsia="Times New Roman" w:hAnsi="Arial" w:cs="Arial"/>
                <w:b/>
                <w:color w:val="44546A" w:themeColor="text2"/>
                <w:sz w:val="22"/>
                <w:highlight w:val="magenta"/>
                <w:lang w:eastAsia="en-US"/>
              </w:rPr>
            </w:rPrChange>
          </w:rPr>
          <w:t>4</w:t>
        </w:r>
        <w:r w:rsidR="002025AC">
          <w:rPr>
            <w:rFonts w:ascii="Arial" w:eastAsia="Times New Roman" w:hAnsi="Arial" w:cs="Arial"/>
            <w:b/>
            <w:color w:val="44546A" w:themeColor="text2"/>
            <w:sz w:val="22"/>
            <w:highlight w:val="yellow"/>
            <w:lang w:eastAsia="en-US"/>
          </w:rPr>
          <w:t>B</w:t>
        </w:r>
      </w:ins>
      <w:r w:rsidR="001963FC" w:rsidRPr="001963FC">
        <w:rPr>
          <w:rFonts w:ascii="Arial" w:hAnsi="Arial" w:cs="Arial"/>
          <w:sz w:val="22"/>
          <w:highlight w:val="yellow"/>
          <w:rPrChange w:id="436" w:author="Zhang Haikun" w:date="2019-12-19T14:19:00Z">
            <w:rPr>
              <w:rFonts w:ascii="Arial" w:hAnsi="Arial" w:cs="Arial"/>
              <w:sz w:val="22"/>
              <w:highlight w:val="magenta"/>
            </w:rPr>
          </w:rPrChange>
        </w:rPr>
        <w:t>)</w:t>
      </w:r>
      <w:r w:rsidR="001963FC" w:rsidRPr="001963FC">
        <w:rPr>
          <w:rFonts w:ascii="Arial" w:hAnsi="Arial" w:cs="Arial"/>
          <w:color w:val="000000" w:themeColor="text1"/>
          <w:sz w:val="22"/>
          <w:highlight w:val="yellow"/>
          <w:rPrChange w:id="437" w:author="Zhang Haikun" w:date="2019-12-19T14:19:00Z">
            <w:rPr>
              <w:rFonts w:ascii="Arial" w:hAnsi="Arial" w:cs="Arial"/>
              <w:color w:val="000000" w:themeColor="text1"/>
              <w:sz w:val="22"/>
              <w:highlight w:val="magenta"/>
            </w:rPr>
          </w:rPrChange>
        </w:rPr>
        <w:t xml:space="preserve">. </w:t>
      </w:r>
      <w:r w:rsidR="00B803B7" w:rsidRPr="001963FC">
        <w:rPr>
          <w:rFonts w:ascii="Arial" w:hAnsi="Arial" w:cs="Arial"/>
          <w:color w:val="000000" w:themeColor="text1"/>
          <w:sz w:val="22"/>
        </w:rPr>
        <w:t>All</w:t>
      </w:r>
      <w:r w:rsidR="00B803B7">
        <w:rPr>
          <w:rFonts w:ascii="Arial" w:hAnsi="Arial" w:cs="Arial"/>
          <w:color w:val="000000" w:themeColor="text1"/>
          <w:sz w:val="22"/>
        </w:rPr>
        <w:t xml:space="preserve"> these prediction models</w:t>
      </w:r>
      <w:r w:rsidR="00B803B7">
        <w:rPr>
          <w:rFonts w:ascii="Arial" w:hAnsi="Arial" w:cs="Arial"/>
          <w:sz w:val="22"/>
        </w:rPr>
        <w:t xml:space="preserve"> </w:t>
      </w:r>
      <w:del w:id="438" w:author="Zhang Haikun" w:date="2019-12-19T14:18:00Z">
        <w:r w:rsidR="008E5C84" w:rsidRPr="00936ED5" w:rsidDel="001963FC">
          <w:rPr>
            <w:rFonts w:ascii="Arial" w:hAnsi="Arial" w:cs="Arial"/>
            <w:sz w:val="22"/>
          </w:rPr>
          <w:delText xml:space="preserve"> </w:delText>
        </w:r>
      </w:del>
      <w:r w:rsidR="00B47ACB" w:rsidRPr="00936ED5">
        <w:rPr>
          <w:rFonts w:ascii="Arial" w:hAnsi="Arial" w:cs="Arial"/>
          <w:sz w:val="22"/>
        </w:rPr>
        <w:t xml:space="preserve">exhibited improved discrimination </w:t>
      </w:r>
      <w:r w:rsidR="008E5C84" w:rsidRPr="00936ED5">
        <w:rPr>
          <w:rFonts w:ascii="Arial" w:hAnsi="Arial" w:cs="Arial"/>
          <w:sz w:val="22"/>
        </w:rPr>
        <w:t xml:space="preserve">performance </w:t>
      </w:r>
      <w:r w:rsidR="00B47ACB" w:rsidRPr="00936ED5">
        <w:rPr>
          <w:rFonts w:ascii="Arial" w:hAnsi="Arial" w:cs="Arial"/>
          <w:sz w:val="22"/>
        </w:rPr>
        <w:t>compared to</w:t>
      </w:r>
      <w:r w:rsidR="008E5C84" w:rsidRPr="00936ED5">
        <w:rPr>
          <w:rFonts w:ascii="Arial" w:hAnsi="Arial" w:cs="Arial"/>
          <w:sz w:val="22"/>
        </w:rPr>
        <w:t xml:space="preserve"> clinical </w:t>
      </w:r>
      <w:r w:rsidR="00B47ACB" w:rsidRPr="00936ED5">
        <w:rPr>
          <w:rFonts w:ascii="Arial" w:hAnsi="Arial" w:cs="Arial"/>
          <w:sz w:val="22"/>
        </w:rPr>
        <w:t>variables</w:t>
      </w:r>
      <w:r w:rsidR="008E5C84" w:rsidRPr="00936ED5">
        <w:rPr>
          <w:rFonts w:ascii="Arial" w:hAnsi="Arial" w:cs="Arial"/>
          <w:sz w:val="22"/>
        </w:rPr>
        <w:t xml:space="preserve"> (ALT, AST, Tbil, AFP) (</w:t>
      </w:r>
      <w:del w:id="439" w:author="Zhang Haikun" w:date="2019-12-19T14:24:00Z">
        <w:r w:rsidR="008E5C84" w:rsidRPr="00A00BDA" w:rsidDel="0053480B">
          <w:rPr>
            <w:rFonts w:ascii="Arial" w:hAnsi="Arial" w:cs="Arial"/>
            <w:b/>
            <w:color w:val="44546A" w:themeColor="text2"/>
            <w:sz w:val="22"/>
            <w:rPrChange w:id="440" w:author="Zhang Haikun" w:date="2019-12-19T12:30:00Z">
              <w:rPr>
                <w:rFonts w:ascii="Arial" w:hAnsi="Arial" w:cs="Arial"/>
                <w:sz w:val="22"/>
              </w:rPr>
            </w:rPrChange>
          </w:rPr>
          <w:delText xml:space="preserve">Figure </w:delText>
        </w:r>
      </w:del>
      <w:ins w:id="441" w:author="Zhang Haikun" w:date="2019-12-19T14:24:00Z">
        <w:r w:rsidR="0053480B" w:rsidRPr="00A00BDA">
          <w:rPr>
            <w:rFonts w:ascii="Arial" w:hAnsi="Arial" w:cs="Arial"/>
            <w:b/>
            <w:color w:val="44546A" w:themeColor="text2"/>
            <w:sz w:val="22"/>
            <w:rPrChange w:id="442" w:author="Zhang Haikun" w:date="2019-12-19T12:30:00Z">
              <w:rPr>
                <w:rFonts w:ascii="Arial" w:hAnsi="Arial" w:cs="Arial"/>
                <w:sz w:val="22"/>
              </w:rPr>
            </w:rPrChange>
          </w:rPr>
          <w:t xml:space="preserve">Fig </w:t>
        </w:r>
      </w:ins>
      <w:del w:id="443" w:author="Zhang Haikun" w:date="2019-12-19T19:36:00Z">
        <w:r w:rsidR="008E5C84" w:rsidRPr="00A00BDA" w:rsidDel="002025AC">
          <w:rPr>
            <w:rFonts w:ascii="Arial" w:hAnsi="Arial" w:cs="Arial"/>
            <w:b/>
            <w:color w:val="44546A" w:themeColor="text2"/>
            <w:sz w:val="22"/>
            <w:rPrChange w:id="444" w:author="Zhang Haikun" w:date="2019-12-19T12:30:00Z">
              <w:rPr>
                <w:rFonts w:ascii="Arial" w:hAnsi="Arial" w:cs="Arial"/>
                <w:sz w:val="22"/>
              </w:rPr>
            </w:rPrChange>
          </w:rPr>
          <w:delText>S6B</w:delText>
        </w:r>
      </w:del>
      <w:ins w:id="445" w:author="Zhang Haikun" w:date="2019-12-19T19:36:00Z">
        <w:r w:rsidR="002025AC" w:rsidRPr="00A00BDA">
          <w:rPr>
            <w:rFonts w:ascii="Arial" w:hAnsi="Arial" w:cs="Arial"/>
            <w:b/>
            <w:color w:val="44546A" w:themeColor="text2"/>
            <w:sz w:val="22"/>
            <w:rPrChange w:id="446" w:author="Zhang Haikun" w:date="2019-12-19T12:30:00Z">
              <w:rPr>
                <w:rFonts w:ascii="Arial" w:hAnsi="Arial" w:cs="Arial"/>
                <w:sz w:val="22"/>
              </w:rPr>
            </w:rPrChange>
          </w:rPr>
          <w:t>S6</w:t>
        </w:r>
        <w:r w:rsidR="002025AC">
          <w:rPr>
            <w:rFonts w:ascii="Arial" w:hAnsi="Arial" w:cs="Arial"/>
            <w:b/>
            <w:color w:val="44546A" w:themeColor="text2"/>
            <w:sz w:val="22"/>
          </w:rPr>
          <w:t>A</w:t>
        </w:r>
      </w:ins>
      <w:r w:rsidR="008E5C84" w:rsidRPr="00936ED5">
        <w:rPr>
          <w:rFonts w:ascii="Arial" w:hAnsi="Arial" w:cs="Arial"/>
          <w:sz w:val="22"/>
        </w:rPr>
        <w:t>).</w:t>
      </w:r>
      <w:r w:rsidR="008E5C84">
        <w:rPr>
          <w:rFonts w:ascii="Arial" w:hAnsi="Arial" w:cs="Arial"/>
          <w:sz w:val="22"/>
        </w:rPr>
        <w:t xml:space="preserve">  </w:t>
      </w:r>
      <w:r w:rsidR="006C3132">
        <w:rPr>
          <w:rFonts w:ascii="Arial" w:hAnsi="Arial" w:cs="Arial"/>
          <w:sz w:val="22"/>
        </w:rPr>
        <w:t xml:space="preserve"> </w:t>
      </w:r>
      <w:r w:rsidR="002B7D76">
        <w:rPr>
          <w:rFonts w:ascii="Arial" w:hAnsi="Arial" w:cs="Arial"/>
          <w:sz w:val="22"/>
        </w:rPr>
        <w:t xml:space="preserve"> </w:t>
      </w:r>
    </w:p>
    <w:p w14:paraId="31DD47A8" w14:textId="6BF4F115" w:rsidR="005A5E6C" w:rsidDel="00A00BDA" w:rsidRDefault="0052686E" w:rsidP="00F42F65">
      <w:pPr>
        <w:spacing w:before="240"/>
        <w:ind w:firstLine="420"/>
        <w:rPr>
          <w:del w:id="447" w:author="Zhang Haikun" w:date="2019-12-19T12:33:00Z"/>
          <w:rFonts w:ascii="Arial" w:hAnsi="Arial" w:cs="Arial"/>
          <w:sz w:val="22"/>
        </w:rPr>
      </w:pPr>
      <w:r w:rsidRPr="002025AC">
        <w:rPr>
          <w:rFonts w:ascii="Arial" w:hAnsi="Arial" w:cs="Arial"/>
          <w:sz w:val="22"/>
          <w:highlight w:val="yellow"/>
          <w:rPrChange w:id="448" w:author="Zhang Haikun" w:date="2019-12-19T19:43:00Z">
            <w:rPr>
              <w:rFonts w:ascii="Arial" w:hAnsi="Arial" w:cs="Arial"/>
              <w:sz w:val="22"/>
            </w:rPr>
          </w:rPrChange>
        </w:rPr>
        <w:t xml:space="preserve">To validate our </w:t>
      </w:r>
      <w:r w:rsidR="003D0EDE" w:rsidRPr="002025AC">
        <w:rPr>
          <w:rFonts w:ascii="Arial" w:hAnsi="Arial" w:cs="Arial"/>
          <w:sz w:val="22"/>
          <w:highlight w:val="yellow"/>
          <w:rPrChange w:id="449" w:author="Zhang Haikun" w:date="2019-12-19T19:43:00Z">
            <w:rPr>
              <w:rFonts w:ascii="Arial" w:hAnsi="Arial" w:cs="Arial"/>
              <w:sz w:val="22"/>
            </w:rPr>
          </w:rPrChange>
        </w:rPr>
        <w:t>finding</w:t>
      </w:r>
      <w:ins w:id="450" w:author="Zhang Haikun" w:date="2019-12-19T19:38:00Z">
        <w:r w:rsidR="002025AC" w:rsidRPr="002025AC">
          <w:rPr>
            <w:rFonts w:ascii="Arial" w:hAnsi="Arial" w:cs="Arial"/>
            <w:sz w:val="22"/>
            <w:highlight w:val="yellow"/>
            <w:rPrChange w:id="451" w:author="Zhang Haikun" w:date="2019-12-19T19:43:00Z">
              <w:rPr>
                <w:rFonts w:ascii="Arial" w:hAnsi="Arial" w:cs="Arial"/>
                <w:sz w:val="22"/>
              </w:rPr>
            </w:rPrChange>
          </w:rPr>
          <w:t>s</w:t>
        </w:r>
      </w:ins>
      <w:r w:rsidRPr="002025AC">
        <w:rPr>
          <w:rFonts w:ascii="Arial" w:hAnsi="Arial" w:cs="Arial"/>
          <w:sz w:val="22"/>
          <w:highlight w:val="yellow"/>
          <w:rPrChange w:id="452" w:author="Zhang Haikun" w:date="2019-12-19T19:43:00Z">
            <w:rPr>
              <w:rFonts w:ascii="Arial" w:hAnsi="Arial" w:cs="Arial"/>
              <w:sz w:val="22"/>
            </w:rPr>
          </w:rPrChange>
        </w:rPr>
        <w:t>, we</w:t>
      </w:r>
      <w:r w:rsidR="003D0EDE" w:rsidRPr="002025AC">
        <w:rPr>
          <w:rFonts w:ascii="Arial" w:hAnsi="Arial" w:cs="Arial"/>
          <w:sz w:val="22"/>
          <w:highlight w:val="yellow"/>
          <w:rPrChange w:id="453" w:author="Zhang Haikun" w:date="2019-12-19T19:43:00Z">
            <w:rPr>
              <w:rFonts w:ascii="Arial" w:hAnsi="Arial" w:cs="Arial"/>
              <w:sz w:val="22"/>
            </w:rPr>
          </w:rPrChange>
        </w:rPr>
        <w:t xml:space="preserve"> applied this method in</w:t>
      </w:r>
      <w:r w:rsidRPr="002025AC">
        <w:rPr>
          <w:rFonts w:ascii="Arial" w:hAnsi="Arial" w:cs="Arial"/>
          <w:sz w:val="22"/>
          <w:highlight w:val="yellow"/>
          <w:rPrChange w:id="454" w:author="Zhang Haikun" w:date="2019-12-19T19:43:00Z">
            <w:rPr>
              <w:rFonts w:ascii="Arial" w:hAnsi="Arial" w:cs="Arial"/>
              <w:sz w:val="22"/>
            </w:rPr>
          </w:rPrChange>
        </w:rPr>
        <w:t xml:space="preserve"> a</w:t>
      </w:r>
      <w:r w:rsidR="00175649" w:rsidRPr="002025AC">
        <w:rPr>
          <w:rFonts w:ascii="Arial" w:hAnsi="Arial" w:cs="Arial"/>
          <w:sz w:val="22"/>
          <w:highlight w:val="yellow"/>
          <w:rPrChange w:id="455" w:author="Zhang Haikun" w:date="2019-12-19T19:43:00Z">
            <w:rPr>
              <w:rFonts w:ascii="Arial" w:hAnsi="Arial" w:cs="Arial"/>
              <w:sz w:val="22"/>
            </w:rPr>
          </w:rPrChange>
        </w:rPr>
        <w:t>n independent co</w:t>
      </w:r>
      <w:r w:rsidRPr="002025AC">
        <w:rPr>
          <w:rFonts w:ascii="Arial" w:hAnsi="Arial" w:cs="Arial"/>
          <w:sz w:val="22"/>
          <w:highlight w:val="yellow"/>
          <w:rPrChange w:id="456" w:author="Zhang Haikun" w:date="2019-12-19T19:43:00Z">
            <w:rPr>
              <w:rFonts w:ascii="Arial" w:hAnsi="Arial" w:cs="Arial"/>
              <w:sz w:val="22"/>
            </w:rPr>
          </w:rPrChange>
        </w:rPr>
        <w:t>hort</w:t>
      </w:r>
      <w:r w:rsidR="00175649" w:rsidRPr="002025AC">
        <w:rPr>
          <w:rFonts w:ascii="Arial" w:hAnsi="Arial" w:cs="Arial"/>
          <w:sz w:val="22"/>
          <w:highlight w:val="yellow"/>
          <w:rPrChange w:id="457" w:author="Zhang Haikun" w:date="2019-12-19T19:43:00Z">
            <w:rPr>
              <w:rFonts w:ascii="Arial" w:hAnsi="Arial" w:cs="Arial"/>
              <w:sz w:val="22"/>
            </w:rPr>
          </w:rPrChange>
        </w:rPr>
        <w:t xml:space="preserve"> </w:t>
      </w:r>
      <w:r w:rsidR="003D0EDE" w:rsidRPr="002025AC">
        <w:rPr>
          <w:rFonts w:ascii="Arial" w:hAnsi="Arial" w:cs="Arial"/>
          <w:sz w:val="22"/>
          <w:highlight w:val="yellow"/>
          <w:rPrChange w:id="458" w:author="Zhang Haikun" w:date="2019-12-19T19:43:00Z">
            <w:rPr>
              <w:rFonts w:ascii="Arial" w:hAnsi="Arial" w:cs="Arial"/>
              <w:sz w:val="22"/>
            </w:rPr>
          </w:rPrChange>
        </w:rPr>
        <w:t>in a previous</w:t>
      </w:r>
      <w:r w:rsidR="00175649" w:rsidRPr="002025AC">
        <w:rPr>
          <w:rFonts w:ascii="Arial" w:hAnsi="Arial" w:cs="Arial"/>
          <w:sz w:val="22"/>
          <w:highlight w:val="yellow"/>
          <w:rPrChange w:id="459" w:author="Zhang Haikun" w:date="2019-12-19T19:43:00Z">
            <w:rPr>
              <w:rFonts w:ascii="Arial" w:hAnsi="Arial" w:cs="Arial"/>
              <w:sz w:val="22"/>
            </w:rPr>
          </w:rPrChange>
        </w:rPr>
        <w:t xml:space="preserve"> study</w:t>
      </w:r>
      <w:r w:rsidR="002626ED" w:rsidRPr="002025AC">
        <w:rPr>
          <w:rFonts w:ascii="Arial" w:hAnsi="Arial" w:cs="Arial"/>
          <w:sz w:val="22"/>
          <w:highlight w:val="yellow"/>
          <w:rPrChange w:id="460" w:author="Zhang Haikun" w:date="2019-12-19T19:43:00Z">
            <w:rPr>
              <w:rFonts w:ascii="Arial" w:hAnsi="Arial" w:cs="Arial"/>
              <w:sz w:val="22"/>
            </w:rPr>
          </w:rPrChange>
        </w:rPr>
        <w:t xml:space="preserve"> </w:t>
      </w:r>
      <w:r w:rsidR="00175649" w:rsidRPr="002025AC">
        <w:rPr>
          <w:rFonts w:ascii="Arial" w:hAnsi="Arial" w:cs="Arial"/>
          <w:sz w:val="22"/>
          <w:highlight w:val="yellow"/>
          <w:rPrChange w:id="461" w:author="Zhang Haikun" w:date="2019-12-19T19:43:00Z">
            <w:rPr>
              <w:rFonts w:ascii="Arial" w:hAnsi="Arial" w:cs="Arial"/>
              <w:sz w:val="22"/>
            </w:rPr>
          </w:rPrChange>
        </w:rPr>
        <w:fldChar w:fldCharType="begin">
          <w:fldData xml:space="preserve">PEVuZE5vdGU+PENpdGU+PEF1dGhvcj5DaGFuPC9BdXRob3I+PFllYXI+MjAxMzwvWWVhcj48UmVj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</w:fldData>
        </w:fldChar>
      </w:r>
      <w:r w:rsidR="00FF7B11" w:rsidRPr="002025AC">
        <w:rPr>
          <w:rFonts w:ascii="Arial" w:hAnsi="Arial" w:cs="Arial"/>
          <w:sz w:val="22"/>
          <w:highlight w:val="yellow"/>
          <w:rPrChange w:id="462" w:author="Zhang Haikun" w:date="2019-12-19T19:43:00Z">
            <w:rPr>
              <w:rFonts w:ascii="Arial" w:hAnsi="Arial" w:cs="Arial"/>
              <w:sz w:val="22"/>
            </w:rPr>
          </w:rPrChange>
        </w:rPr>
        <w:instrText xml:space="preserve"> ADDIN EN.CITE </w:instrText>
      </w:r>
      <w:r w:rsidR="00FF7B11" w:rsidRPr="002025AC">
        <w:rPr>
          <w:rFonts w:ascii="Arial" w:hAnsi="Arial" w:cs="Arial"/>
          <w:sz w:val="22"/>
          <w:highlight w:val="yellow"/>
          <w:rPrChange w:id="463" w:author="Zhang Haikun" w:date="2019-12-19T19:43:00Z">
            <w:rPr>
              <w:rFonts w:ascii="Arial" w:hAnsi="Arial" w:cs="Arial"/>
              <w:sz w:val="22"/>
            </w:rPr>
          </w:rPrChange>
        </w:rPr>
        <w:fldChar w:fldCharType="begin">
          <w:fldData xml:space="preserve">PEVuZE5vdGU+PENpdGU+PEF1dGhvcj5DaGFuPC9BdXRob3I+PFllYXI+MjAxMzwvWWVhcj48UmVj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</w:fldData>
        </w:fldChar>
      </w:r>
      <w:r w:rsidR="00FF7B11" w:rsidRPr="002025AC">
        <w:rPr>
          <w:rFonts w:ascii="Arial" w:hAnsi="Arial" w:cs="Arial"/>
          <w:sz w:val="22"/>
          <w:highlight w:val="yellow"/>
          <w:rPrChange w:id="464" w:author="Zhang Haikun" w:date="2019-12-19T19:43:00Z">
            <w:rPr>
              <w:rFonts w:ascii="Arial" w:hAnsi="Arial" w:cs="Arial"/>
              <w:sz w:val="22"/>
            </w:rPr>
          </w:rPrChange>
        </w:rPr>
        <w:instrText xml:space="preserve"> ADDIN EN.CITE.DATA </w:instrText>
      </w:r>
      <w:r w:rsidR="00FF7B11" w:rsidRPr="002025AC">
        <w:rPr>
          <w:rFonts w:ascii="Arial" w:hAnsi="Arial" w:cs="Arial"/>
          <w:sz w:val="22"/>
          <w:highlight w:val="yellow"/>
          <w:rPrChange w:id="465" w:author="Zhang Haikun" w:date="2019-12-19T19:43:00Z">
            <w:rPr>
              <w:rFonts w:ascii="Arial" w:hAnsi="Arial" w:cs="Arial"/>
              <w:sz w:val="22"/>
              <w:highlight w:val="yellow"/>
            </w:rPr>
          </w:rPrChange>
        </w:rPr>
      </w:r>
      <w:r w:rsidR="00FF7B11" w:rsidRPr="002025AC">
        <w:rPr>
          <w:rFonts w:ascii="Arial" w:hAnsi="Arial" w:cs="Arial"/>
          <w:sz w:val="22"/>
          <w:highlight w:val="yellow"/>
          <w:rPrChange w:id="466" w:author="Zhang Haikun" w:date="2019-12-19T19:43:00Z">
            <w:rPr>
              <w:rFonts w:ascii="Arial" w:hAnsi="Arial" w:cs="Arial"/>
              <w:sz w:val="22"/>
            </w:rPr>
          </w:rPrChange>
        </w:rPr>
        <w:fldChar w:fldCharType="end"/>
      </w:r>
      <w:r w:rsidR="00175649" w:rsidRPr="002025AC">
        <w:rPr>
          <w:rFonts w:ascii="Arial" w:hAnsi="Arial" w:cs="Arial"/>
          <w:sz w:val="22"/>
          <w:highlight w:val="yellow"/>
          <w:rPrChange w:id="467" w:author="Zhang Haikun" w:date="2019-12-19T19:43:00Z">
            <w:rPr>
              <w:rFonts w:ascii="Arial" w:hAnsi="Arial" w:cs="Arial"/>
              <w:sz w:val="22"/>
              <w:highlight w:val="yellow"/>
            </w:rPr>
          </w:rPrChange>
        </w:rPr>
      </w:r>
      <w:r w:rsidR="00175649" w:rsidRPr="002025AC">
        <w:rPr>
          <w:rFonts w:ascii="Arial" w:hAnsi="Arial" w:cs="Arial"/>
          <w:sz w:val="22"/>
          <w:highlight w:val="yellow"/>
          <w:rPrChange w:id="468" w:author="Zhang Haikun" w:date="2019-12-19T19:43:00Z">
            <w:rPr>
              <w:rFonts w:ascii="Arial" w:hAnsi="Arial" w:cs="Arial"/>
              <w:sz w:val="22"/>
            </w:rPr>
          </w:rPrChange>
        </w:rPr>
        <w:fldChar w:fldCharType="separate"/>
      </w:r>
      <w:r w:rsidR="00FF7B11" w:rsidRPr="002025AC">
        <w:rPr>
          <w:rFonts w:ascii="Arial" w:hAnsi="Arial" w:cs="Arial"/>
          <w:noProof/>
          <w:sz w:val="22"/>
          <w:highlight w:val="yellow"/>
          <w:rPrChange w:id="469" w:author="Zhang Haikun" w:date="2019-12-19T19:43:00Z">
            <w:rPr>
              <w:rFonts w:ascii="Arial" w:hAnsi="Arial" w:cs="Arial"/>
              <w:noProof/>
              <w:sz w:val="22"/>
            </w:rPr>
          </w:rPrChange>
        </w:rPr>
        <w:t>(25)</w:t>
      </w:r>
      <w:r w:rsidR="00175649" w:rsidRPr="002025AC">
        <w:rPr>
          <w:rFonts w:ascii="Arial" w:hAnsi="Arial" w:cs="Arial"/>
          <w:sz w:val="22"/>
          <w:highlight w:val="yellow"/>
          <w:rPrChange w:id="470" w:author="Zhang Haikun" w:date="2019-12-19T19:43:00Z">
            <w:rPr>
              <w:rFonts w:ascii="Arial" w:hAnsi="Arial" w:cs="Arial"/>
              <w:sz w:val="22"/>
            </w:rPr>
          </w:rPrChange>
        </w:rPr>
        <w:fldChar w:fldCharType="end"/>
      </w:r>
      <w:r w:rsidR="002027EC" w:rsidRPr="002025AC">
        <w:rPr>
          <w:rFonts w:ascii="Arial" w:hAnsi="Arial" w:cs="Arial"/>
          <w:sz w:val="22"/>
          <w:highlight w:val="yellow"/>
          <w:rPrChange w:id="471" w:author="Zhang Haikun" w:date="2019-12-19T19:43:00Z">
            <w:rPr>
              <w:rFonts w:ascii="Arial" w:hAnsi="Arial" w:cs="Arial"/>
              <w:sz w:val="22"/>
            </w:rPr>
          </w:rPrChange>
        </w:rPr>
        <w:t>. This cf</w:t>
      </w:r>
      <w:r w:rsidR="00175649" w:rsidRPr="002025AC">
        <w:rPr>
          <w:rFonts w:ascii="Arial" w:hAnsi="Arial" w:cs="Arial"/>
          <w:sz w:val="22"/>
          <w:highlight w:val="yellow"/>
          <w:rPrChange w:id="472" w:author="Zhang Haikun" w:date="2019-12-19T19:43:00Z">
            <w:rPr>
              <w:rFonts w:ascii="Arial" w:hAnsi="Arial" w:cs="Arial"/>
              <w:sz w:val="22"/>
            </w:rPr>
          </w:rPrChange>
        </w:rPr>
        <w:t xml:space="preserve">DNA cohort </w:t>
      </w:r>
      <w:r w:rsidR="003D0EDE" w:rsidRPr="002025AC">
        <w:rPr>
          <w:rFonts w:ascii="Arial" w:hAnsi="Arial" w:cs="Arial"/>
          <w:sz w:val="22"/>
          <w:highlight w:val="yellow"/>
          <w:rPrChange w:id="473" w:author="Zhang Haikun" w:date="2019-12-19T19:43:00Z">
            <w:rPr>
              <w:rFonts w:ascii="Arial" w:hAnsi="Arial" w:cs="Arial"/>
              <w:sz w:val="22"/>
            </w:rPr>
          </w:rPrChange>
        </w:rPr>
        <w:t xml:space="preserve">was </w:t>
      </w:r>
      <w:r w:rsidR="00175649" w:rsidRPr="002025AC">
        <w:rPr>
          <w:rFonts w:ascii="Arial" w:hAnsi="Arial" w:cs="Arial"/>
          <w:sz w:val="22"/>
          <w:highlight w:val="yellow"/>
          <w:rPrChange w:id="474" w:author="Zhang Haikun" w:date="2019-12-19T19:43:00Z">
            <w:rPr>
              <w:rFonts w:ascii="Arial" w:hAnsi="Arial" w:cs="Arial"/>
              <w:sz w:val="22"/>
            </w:rPr>
          </w:rPrChange>
        </w:rPr>
        <w:t xml:space="preserve">comprised of 32 healthy individuals and 26 HCC patients with </w:t>
      </w:r>
      <w:r w:rsidR="00D62471" w:rsidRPr="002025AC">
        <w:rPr>
          <w:rFonts w:ascii="Arial" w:hAnsi="Arial" w:cs="Arial"/>
          <w:sz w:val="22"/>
          <w:highlight w:val="yellow"/>
          <w:rPrChange w:id="475" w:author="Zhang Haikun" w:date="2019-12-19T19:43:00Z">
            <w:rPr>
              <w:rFonts w:ascii="Arial" w:hAnsi="Arial" w:cs="Arial"/>
              <w:sz w:val="22"/>
            </w:rPr>
          </w:rPrChange>
        </w:rPr>
        <w:t>early stage (BCLC stage is A or B)</w:t>
      </w:r>
      <w:r w:rsidR="009F1899" w:rsidRPr="002025AC">
        <w:rPr>
          <w:rFonts w:ascii="Arial" w:hAnsi="Arial" w:cs="Arial"/>
          <w:sz w:val="22"/>
          <w:highlight w:val="yellow"/>
          <w:rPrChange w:id="476" w:author="Zhang Haikun" w:date="2019-12-19T19:43:00Z">
            <w:rPr>
              <w:rFonts w:ascii="Arial" w:hAnsi="Arial" w:cs="Arial"/>
              <w:sz w:val="22"/>
            </w:rPr>
          </w:rPrChange>
        </w:rPr>
        <w:t xml:space="preserve"> based on single-end bisulfite sequencing</w:t>
      </w:r>
      <w:r w:rsidR="00175649" w:rsidRPr="002025AC">
        <w:rPr>
          <w:rFonts w:ascii="Arial" w:hAnsi="Arial" w:cs="Arial"/>
          <w:sz w:val="22"/>
          <w:highlight w:val="yellow"/>
          <w:rPrChange w:id="477" w:author="Zhang Haikun" w:date="2019-12-19T19:43:00Z">
            <w:rPr>
              <w:rFonts w:ascii="Arial" w:hAnsi="Arial" w:cs="Arial"/>
              <w:sz w:val="22"/>
            </w:rPr>
          </w:rPrChange>
        </w:rPr>
        <w:t>.</w:t>
      </w:r>
      <w:r w:rsidR="009F1899" w:rsidRPr="002025AC">
        <w:rPr>
          <w:rFonts w:ascii="Arial" w:hAnsi="Arial" w:cs="Arial"/>
          <w:sz w:val="22"/>
          <w:highlight w:val="yellow"/>
          <w:rPrChange w:id="478" w:author="Zhang Haikun" w:date="2019-12-19T19:43:00Z">
            <w:rPr>
              <w:rFonts w:ascii="Arial" w:hAnsi="Arial" w:cs="Arial"/>
              <w:sz w:val="22"/>
            </w:rPr>
          </w:rPrChange>
        </w:rPr>
        <w:t xml:space="preserve"> </w:t>
      </w:r>
      <w:r w:rsidR="003D0EDE" w:rsidRPr="002025AC">
        <w:rPr>
          <w:rFonts w:ascii="Arial" w:hAnsi="Arial" w:cs="Arial"/>
          <w:sz w:val="22"/>
          <w:highlight w:val="yellow"/>
          <w:rPrChange w:id="479" w:author="Zhang Haikun" w:date="2019-12-19T19:43:00Z">
            <w:rPr>
              <w:rFonts w:ascii="Arial" w:hAnsi="Arial" w:cs="Arial"/>
              <w:sz w:val="22"/>
            </w:rPr>
          </w:rPrChange>
        </w:rPr>
        <w:t xml:space="preserve">To achieve similar sequencing </w:t>
      </w:r>
      <w:r w:rsidR="00CF05B0" w:rsidRPr="002025AC">
        <w:rPr>
          <w:rFonts w:ascii="Arial" w:hAnsi="Arial" w:cs="Arial"/>
          <w:sz w:val="22"/>
          <w:highlight w:val="yellow"/>
          <w:rPrChange w:id="480" w:author="Zhang Haikun" w:date="2019-12-19T19:43:00Z">
            <w:rPr>
              <w:rFonts w:ascii="Arial" w:hAnsi="Arial" w:cs="Arial"/>
              <w:sz w:val="22"/>
            </w:rPr>
          </w:rPrChange>
        </w:rPr>
        <w:t>depth</w:t>
      </w:r>
      <w:r w:rsidR="003D0EDE" w:rsidRPr="002025AC">
        <w:rPr>
          <w:rFonts w:ascii="Arial" w:hAnsi="Arial" w:cs="Arial"/>
          <w:sz w:val="22"/>
          <w:highlight w:val="yellow"/>
          <w:rPrChange w:id="481" w:author="Zhang Haikun" w:date="2019-12-19T19:43:00Z">
            <w:rPr>
              <w:rFonts w:ascii="Arial" w:hAnsi="Arial" w:cs="Arial"/>
              <w:sz w:val="22"/>
            </w:rPr>
          </w:rPrChange>
        </w:rPr>
        <w:t xml:space="preserve">, we randomly sampled </w:t>
      </w:r>
      <w:r w:rsidR="009F1899" w:rsidRPr="002025AC">
        <w:rPr>
          <w:rFonts w:ascii="Arial" w:hAnsi="Arial" w:cs="Arial"/>
          <w:sz w:val="22"/>
          <w:highlight w:val="yellow"/>
          <w:rPrChange w:id="482" w:author="Zhang Haikun" w:date="2019-12-19T19:43:00Z">
            <w:rPr>
              <w:rFonts w:ascii="Arial" w:hAnsi="Arial" w:cs="Arial"/>
              <w:sz w:val="22"/>
            </w:rPr>
          </w:rPrChange>
        </w:rPr>
        <w:t>10M reads from each plasma sample.</w:t>
      </w:r>
      <w:r w:rsidR="002027EC" w:rsidRPr="002025AC">
        <w:rPr>
          <w:rFonts w:ascii="Arial" w:hAnsi="Arial" w:cs="Arial"/>
          <w:sz w:val="22"/>
          <w:highlight w:val="yellow"/>
          <w:rPrChange w:id="483" w:author="Zhang Haikun" w:date="2019-12-19T19:43:00Z">
            <w:rPr>
              <w:rFonts w:ascii="Arial" w:hAnsi="Arial" w:cs="Arial"/>
              <w:sz w:val="22"/>
            </w:rPr>
          </w:rPrChange>
        </w:rPr>
        <w:t xml:space="preserve"> </w:t>
      </w:r>
      <w:r w:rsidR="009F1899" w:rsidRPr="002025AC">
        <w:rPr>
          <w:rFonts w:ascii="Arial" w:hAnsi="Arial" w:cs="Arial"/>
          <w:sz w:val="22"/>
          <w:highlight w:val="yellow"/>
        </w:rPr>
        <w:t>A</w:t>
      </w:r>
      <w:r w:rsidR="002027EC" w:rsidRPr="002025AC">
        <w:rPr>
          <w:rFonts w:ascii="Arial" w:hAnsi="Arial" w:cs="Arial"/>
          <w:sz w:val="22"/>
          <w:highlight w:val="yellow"/>
        </w:rPr>
        <w:t>ll the</w:t>
      </w:r>
      <w:r w:rsidR="008F3064" w:rsidRPr="002025AC">
        <w:rPr>
          <w:rFonts w:ascii="Arial" w:hAnsi="Arial" w:cs="Arial"/>
          <w:sz w:val="22"/>
          <w:highlight w:val="yellow"/>
        </w:rPr>
        <w:t xml:space="preserve"> important features identified in above model</w:t>
      </w:r>
      <w:r w:rsidR="002027EC" w:rsidRPr="002025AC">
        <w:rPr>
          <w:rFonts w:ascii="Arial" w:hAnsi="Arial" w:cs="Arial"/>
          <w:sz w:val="22"/>
          <w:highlight w:val="yellow"/>
        </w:rPr>
        <w:t xml:space="preserve"> showed significantly decreasing methylation in early stage HCC compared to healthy</w:t>
      </w:r>
      <w:r w:rsidR="0056703A" w:rsidRPr="002025AC">
        <w:rPr>
          <w:rFonts w:ascii="Arial" w:hAnsi="Arial" w:cs="Arial"/>
          <w:sz w:val="22"/>
          <w:highlight w:val="yellow"/>
        </w:rPr>
        <w:t xml:space="preserve"> indivi</w:t>
      </w:r>
      <w:r w:rsidR="002027EC" w:rsidRPr="002025AC">
        <w:rPr>
          <w:rFonts w:ascii="Arial" w:hAnsi="Arial" w:cs="Arial"/>
          <w:sz w:val="22"/>
          <w:highlight w:val="yellow"/>
        </w:rPr>
        <w:t>duals</w:t>
      </w:r>
      <w:r w:rsidR="0056703A" w:rsidRPr="002025AC">
        <w:rPr>
          <w:rFonts w:ascii="Arial" w:hAnsi="Arial" w:cs="Arial"/>
          <w:sz w:val="22"/>
          <w:highlight w:val="yellow"/>
        </w:rPr>
        <w:t xml:space="preserve"> (</w:t>
      </w:r>
      <w:ins w:id="484" w:author="Zhang Haikun" w:date="2019-12-19T19:38:00Z">
        <w:r w:rsidR="002025AC" w:rsidRPr="002025AC">
          <w:rPr>
            <w:rFonts w:ascii="Arial" w:hAnsi="Arial" w:cs="Arial"/>
            <w:sz w:val="22"/>
            <w:highlight w:val="yellow"/>
            <w:rPrChange w:id="485" w:author="Zhang Haikun" w:date="2019-12-19T19:43:00Z">
              <w:rPr>
                <w:rFonts w:ascii="Arial" w:hAnsi="Arial" w:cs="Arial"/>
                <w:color w:val="000000" w:themeColor="text1"/>
                <w:sz w:val="22"/>
              </w:rPr>
            </w:rPrChange>
          </w:rPr>
          <w:t xml:space="preserve">P </w:t>
        </w:r>
      </w:ins>
      <w:ins w:id="486" w:author="Zhang Haikun" w:date="2019-12-19T19:39:00Z">
        <w:r w:rsidR="002025AC" w:rsidRPr="002025AC">
          <w:rPr>
            <w:rFonts w:ascii="Arial" w:hAnsi="Arial" w:cs="Arial" w:hint="eastAsia"/>
            <w:sz w:val="22"/>
            <w:highlight w:val="yellow"/>
            <w:rPrChange w:id="487" w:author="Zhang Haikun" w:date="2019-12-19T19:43:00Z">
              <w:rPr>
                <w:rFonts w:ascii="Times New Roman" w:hAnsi="Times New Roman" w:cs="Times New Roman" w:hint="eastAsia"/>
                <w:sz w:val="22"/>
              </w:rPr>
            </w:rPrChange>
          </w:rPr>
          <w:t>≤</w:t>
        </w:r>
        <w:r w:rsidR="002025AC" w:rsidRPr="002025AC">
          <w:rPr>
            <w:rFonts w:ascii="Arial" w:hAnsi="Arial" w:cs="Arial"/>
            <w:sz w:val="22"/>
            <w:highlight w:val="yellow"/>
            <w:rPrChange w:id="488" w:author="Zhang Haikun" w:date="2019-12-19T19:43:00Z">
              <w:rPr>
                <w:rFonts w:ascii="Times New Roman" w:hAnsi="Times New Roman" w:cs="Times New Roman"/>
                <w:sz w:val="22"/>
              </w:rPr>
            </w:rPrChange>
          </w:rPr>
          <w:t xml:space="preserve"> 0.001</w:t>
        </w:r>
      </w:ins>
      <w:ins w:id="489" w:author="Zhang Haikun" w:date="2019-12-19T19:40:00Z">
        <w:r w:rsidR="002025AC" w:rsidRPr="002025AC">
          <w:rPr>
            <w:rFonts w:ascii="Arial" w:hAnsi="Arial" w:cs="Arial"/>
            <w:sz w:val="22"/>
            <w:highlight w:val="yellow"/>
            <w:rPrChange w:id="490" w:author="Zhang Haikun" w:date="2019-12-19T19:43:00Z">
              <w:rPr>
                <w:rFonts w:ascii="Arial" w:hAnsi="Arial" w:cs="Arial"/>
                <w:sz w:val="22"/>
              </w:rPr>
            </w:rPrChange>
          </w:rPr>
          <w:t xml:space="preserve">, </w:t>
        </w:r>
      </w:ins>
      <w:r w:rsidR="0056703A" w:rsidRPr="002025AC">
        <w:rPr>
          <w:rFonts w:ascii="Arial" w:hAnsi="Arial" w:cs="Arial"/>
          <w:color w:val="000000" w:themeColor="text1"/>
          <w:sz w:val="22"/>
          <w:highlight w:val="yellow"/>
        </w:rPr>
        <w:t>Wilcoxon rank sum test</w:t>
      </w:r>
      <w:ins w:id="491" w:author="Zhang Haikun" w:date="2019-12-19T19:40:00Z">
        <w:r w:rsidR="002025AC" w:rsidRPr="002025AC">
          <w:rPr>
            <w:rFonts w:ascii="Arial" w:hAnsi="Arial" w:cs="Arial"/>
            <w:color w:val="000000" w:themeColor="text1"/>
            <w:sz w:val="22"/>
            <w:highlight w:val="yellow"/>
            <w:rPrChange w:id="492" w:author="Zhang Haikun" w:date="2019-12-19T19:43:00Z">
              <w:rPr>
                <w:rFonts w:ascii="Arial" w:hAnsi="Arial" w:cs="Arial"/>
                <w:color w:val="000000" w:themeColor="text1"/>
                <w:sz w:val="22"/>
              </w:rPr>
            </w:rPrChange>
          </w:rPr>
          <w:t xml:space="preserve">; </w:t>
        </w:r>
        <w:r w:rsidR="002025AC" w:rsidRPr="002025AC">
          <w:rPr>
            <w:rFonts w:ascii="Arial" w:eastAsia="Times New Roman" w:hAnsi="Arial" w:cs="Arial"/>
            <w:b/>
            <w:color w:val="44546A" w:themeColor="text2"/>
            <w:sz w:val="22"/>
            <w:highlight w:val="yellow"/>
            <w:lang w:eastAsia="en-US"/>
            <w:rPrChange w:id="493" w:author="Zhang Haikun" w:date="2019-12-19T19:43:00Z">
              <w:rPr>
                <w:rFonts w:ascii="Arial" w:eastAsia="Times New Roman" w:hAnsi="Arial" w:cs="Arial"/>
                <w:b/>
                <w:color w:val="44546A" w:themeColor="text2"/>
                <w:sz w:val="22"/>
                <w:lang w:eastAsia="en-US"/>
              </w:rPr>
            </w:rPrChange>
          </w:rPr>
          <w:t>Fig 4C</w:t>
        </w:r>
      </w:ins>
      <w:r w:rsidR="0056703A" w:rsidRPr="002025AC">
        <w:rPr>
          <w:rFonts w:ascii="Arial" w:hAnsi="Arial" w:cs="Arial"/>
          <w:color w:val="000000" w:themeColor="text1"/>
          <w:sz w:val="22"/>
          <w:highlight w:val="yellow"/>
        </w:rPr>
        <w:t>;</w:t>
      </w:r>
      <w:ins w:id="494" w:author="Zhang Haikun" w:date="2019-12-19T19:40:00Z">
        <w:r w:rsidR="002025AC" w:rsidRPr="002025AC">
          <w:rPr>
            <w:rFonts w:ascii="Arial" w:eastAsia="Times New Roman" w:hAnsi="Arial" w:cs="Arial"/>
            <w:b/>
            <w:color w:val="44546A" w:themeColor="text2"/>
            <w:sz w:val="22"/>
            <w:highlight w:val="yellow"/>
            <w:lang w:eastAsia="en-US"/>
            <w:rPrChange w:id="495" w:author="Zhang Haikun" w:date="2019-12-19T19:43:00Z">
              <w:rPr>
                <w:rFonts w:ascii="Arial" w:eastAsia="Times New Roman" w:hAnsi="Arial" w:cs="Arial"/>
                <w:b/>
                <w:color w:val="44546A" w:themeColor="text2"/>
                <w:sz w:val="22"/>
                <w:lang w:eastAsia="en-US"/>
              </w:rPr>
            </w:rPrChange>
          </w:rPr>
          <w:t xml:space="preserve"> </w:t>
        </w:r>
      </w:ins>
      <w:del w:id="496" w:author="Zhang Haikun" w:date="2019-12-19T19:40:00Z">
        <w:r w:rsidR="00C04C9F" w:rsidRPr="002025AC" w:rsidDel="002025AC">
          <w:rPr>
            <w:rFonts w:ascii="Arial" w:eastAsia="Times New Roman" w:hAnsi="Arial" w:cs="Arial"/>
            <w:b/>
            <w:color w:val="44546A" w:themeColor="text2"/>
            <w:sz w:val="22"/>
            <w:highlight w:val="yellow"/>
            <w:lang w:eastAsia="en-US"/>
          </w:rPr>
          <w:delText xml:space="preserve"> </w:delText>
        </w:r>
      </w:del>
      <w:r w:rsidR="00F42F65" w:rsidRPr="002025AC">
        <w:rPr>
          <w:rFonts w:ascii="Arial" w:eastAsia="Times New Roman" w:hAnsi="Arial" w:cs="Arial"/>
          <w:b/>
          <w:color w:val="44546A" w:themeColor="text2"/>
          <w:sz w:val="22"/>
          <w:highlight w:val="yellow"/>
          <w:lang w:eastAsia="en-US"/>
        </w:rPr>
        <w:t xml:space="preserve">Table </w:t>
      </w:r>
      <w:r w:rsidR="00E42AAB" w:rsidRPr="002025AC">
        <w:rPr>
          <w:rFonts w:ascii="Arial" w:eastAsia="Times New Roman" w:hAnsi="Arial" w:cs="Arial"/>
          <w:b/>
          <w:color w:val="44546A" w:themeColor="text2"/>
          <w:sz w:val="22"/>
          <w:highlight w:val="yellow"/>
          <w:lang w:eastAsia="en-US"/>
        </w:rPr>
        <w:t>S7</w:t>
      </w:r>
      <w:del w:id="497" w:author="Zhang Haikun" w:date="2019-12-19T19:40:00Z">
        <w:r w:rsidR="00F42F65" w:rsidRPr="002025AC" w:rsidDel="002025AC">
          <w:rPr>
            <w:rFonts w:ascii="Arial" w:hAnsi="Arial" w:cs="Arial"/>
            <w:color w:val="000000" w:themeColor="text1"/>
            <w:sz w:val="22"/>
            <w:highlight w:val="yellow"/>
          </w:rPr>
          <w:delText>;</w:delText>
        </w:r>
        <w:r w:rsidR="0056703A" w:rsidRPr="002025AC" w:rsidDel="002025AC">
          <w:rPr>
            <w:rFonts w:ascii="Arial" w:hAnsi="Arial" w:cs="Arial"/>
            <w:color w:val="000000" w:themeColor="text1"/>
            <w:sz w:val="22"/>
            <w:highlight w:val="yellow"/>
          </w:rPr>
          <w:delText xml:space="preserve"> </w:delText>
        </w:r>
        <w:r w:rsidR="0056703A" w:rsidRPr="002025AC" w:rsidDel="002025AC">
          <w:rPr>
            <w:rFonts w:ascii="Arial" w:eastAsia="Times New Roman" w:hAnsi="Arial" w:cs="Arial"/>
            <w:b/>
            <w:color w:val="44546A" w:themeColor="text2"/>
            <w:sz w:val="22"/>
            <w:highlight w:val="yellow"/>
            <w:lang w:eastAsia="en-US"/>
          </w:rPr>
          <w:delText>Fig 4E</w:delText>
        </w:r>
      </w:del>
      <w:r w:rsidR="0056703A" w:rsidRPr="002025AC">
        <w:rPr>
          <w:rFonts w:ascii="Arial" w:hAnsi="Arial" w:cs="Arial"/>
          <w:sz w:val="22"/>
          <w:highlight w:val="yellow"/>
        </w:rPr>
        <w:t>)</w:t>
      </w:r>
      <w:r w:rsidR="002027EC" w:rsidRPr="002025AC">
        <w:rPr>
          <w:rFonts w:ascii="Arial" w:hAnsi="Arial" w:cs="Arial"/>
          <w:sz w:val="22"/>
          <w:highlight w:val="yellow"/>
        </w:rPr>
        <w:t xml:space="preserve">. </w:t>
      </w:r>
      <w:r w:rsidR="003D0EDE" w:rsidRPr="002025AC">
        <w:rPr>
          <w:rFonts w:ascii="Arial" w:hAnsi="Arial" w:cs="Arial"/>
          <w:sz w:val="22"/>
          <w:highlight w:val="yellow"/>
          <w:rPrChange w:id="498" w:author="Zhang Haikun" w:date="2019-12-19T19:43:00Z">
            <w:rPr>
              <w:rFonts w:ascii="Arial" w:hAnsi="Arial" w:cs="Arial"/>
              <w:sz w:val="22"/>
              <w:highlight w:val="green"/>
            </w:rPr>
          </w:rPrChange>
        </w:rPr>
        <w:t xml:space="preserve">Particlularly, </w:t>
      </w:r>
      <w:r w:rsidR="00C25312" w:rsidRPr="002025AC">
        <w:rPr>
          <w:rFonts w:ascii="Arial" w:hAnsi="Arial" w:cs="Arial"/>
          <w:sz w:val="22"/>
          <w:highlight w:val="yellow"/>
          <w:rPrChange w:id="499" w:author="Zhang Haikun" w:date="2019-12-19T19:43:00Z">
            <w:rPr>
              <w:rFonts w:ascii="Arial" w:hAnsi="Arial" w:cs="Arial"/>
              <w:sz w:val="22"/>
              <w:highlight w:val="green"/>
            </w:rPr>
          </w:rPrChange>
        </w:rPr>
        <w:t>the above established prediction model</w:t>
      </w:r>
      <w:r w:rsidR="003D0EDE" w:rsidRPr="002025AC">
        <w:rPr>
          <w:rFonts w:ascii="Arial" w:hAnsi="Arial" w:cs="Arial"/>
          <w:sz w:val="22"/>
          <w:highlight w:val="yellow"/>
          <w:rPrChange w:id="500" w:author="Zhang Haikun" w:date="2019-12-19T19:43:00Z">
            <w:rPr>
              <w:rFonts w:ascii="Arial" w:hAnsi="Arial" w:cs="Arial"/>
              <w:sz w:val="22"/>
              <w:highlight w:val="green"/>
            </w:rPr>
          </w:rPrChange>
        </w:rPr>
        <w:t xml:space="preserve"> demonstrated better performance of</w:t>
      </w:r>
      <w:r w:rsidR="0056703A" w:rsidRPr="002025AC">
        <w:rPr>
          <w:rFonts w:ascii="Arial" w:hAnsi="Arial" w:cs="Arial"/>
          <w:sz w:val="22"/>
          <w:highlight w:val="yellow"/>
          <w:rPrChange w:id="501" w:author="Zhang Haikun" w:date="2019-12-19T19:43:00Z">
            <w:rPr>
              <w:rFonts w:ascii="Arial" w:hAnsi="Arial" w:cs="Arial"/>
              <w:sz w:val="22"/>
              <w:highlight w:val="green"/>
            </w:rPr>
          </w:rPrChange>
        </w:rPr>
        <w:t xml:space="preserve"> </w:t>
      </w:r>
      <w:r w:rsidR="003D0EDE" w:rsidRPr="002025AC">
        <w:rPr>
          <w:rFonts w:ascii="Arial" w:hAnsi="Arial" w:cs="Arial"/>
          <w:sz w:val="22"/>
          <w:highlight w:val="yellow"/>
          <w:rPrChange w:id="502" w:author="Zhang Haikun" w:date="2019-12-19T19:43:00Z">
            <w:rPr>
              <w:rFonts w:ascii="Arial" w:hAnsi="Arial" w:cs="Arial"/>
              <w:sz w:val="22"/>
              <w:highlight w:val="green"/>
            </w:rPr>
          </w:rPrChange>
        </w:rPr>
        <w:t xml:space="preserve">in </w:t>
      </w:r>
      <w:r w:rsidR="0056703A" w:rsidRPr="002025AC">
        <w:rPr>
          <w:rFonts w:ascii="Arial" w:hAnsi="Arial" w:cs="Arial"/>
          <w:sz w:val="22"/>
          <w:highlight w:val="yellow"/>
          <w:rPrChange w:id="503" w:author="Zhang Haikun" w:date="2019-12-19T19:43:00Z">
            <w:rPr>
              <w:rFonts w:ascii="Arial" w:hAnsi="Arial" w:cs="Arial"/>
              <w:sz w:val="22"/>
              <w:highlight w:val="green"/>
            </w:rPr>
          </w:rPrChange>
        </w:rPr>
        <w:t>HCC</w:t>
      </w:r>
      <w:r w:rsidR="003D0EDE" w:rsidRPr="002025AC">
        <w:rPr>
          <w:rFonts w:ascii="Arial" w:hAnsi="Arial" w:cs="Arial"/>
          <w:sz w:val="22"/>
          <w:highlight w:val="yellow"/>
          <w:rPrChange w:id="504" w:author="Zhang Haikun" w:date="2019-12-19T19:43:00Z">
            <w:rPr>
              <w:rFonts w:ascii="Arial" w:hAnsi="Arial" w:cs="Arial"/>
              <w:sz w:val="22"/>
              <w:highlight w:val="green"/>
            </w:rPr>
          </w:rPrChange>
        </w:rPr>
        <w:t xml:space="preserve"> detection </w:t>
      </w:r>
      <w:r w:rsidR="0056703A" w:rsidRPr="002025AC">
        <w:rPr>
          <w:rFonts w:ascii="Arial" w:hAnsi="Arial" w:cs="Arial"/>
          <w:sz w:val="22"/>
          <w:highlight w:val="yellow"/>
          <w:rPrChange w:id="505" w:author="Zhang Haikun" w:date="2019-12-19T19:43:00Z">
            <w:rPr>
              <w:rFonts w:ascii="Arial" w:hAnsi="Arial" w:cs="Arial"/>
              <w:sz w:val="22"/>
              <w:highlight w:val="green"/>
            </w:rPr>
          </w:rPrChange>
        </w:rPr>
        <w:t>than genome</w:t>
      </w:r>
      <w:r w:rsidR="002626ED" w:rsidRPr="002025AC">
        <w:rPr>
          <w:rFonts w:ascii="Arial" w:hAnsi="Arial" w:cs="Arial"/>
          <w:sz w:val="22"/>
          <w:highlight w:val="yellow"/>
          <w:rPrChange w:id="506" w:author="Zhang Haikun" w:date="2019-12-19T19:43:00Z">
            <w:rPr>
              <w:rFonts w:ascii="Arial" w:hAnsi="Arial" w:cs="Arial"/>
              <w:sz w:val="22"/>
              <w:highlight w:val="green"/>
            </w:rPr>
          </w:rPrChange>
        </w:rPr>
        <w:t>-</w:t>
      </w:r>
      <w:r w:rsidR="0056703A" w:rsidRPr="002025AC">
        <w:rPr>
          <w:rFonts w:ascii="Arial" w:hAnsi="Arial" w:cs="Arial"/>
          <w:sz w:val="22"/>
          <w:highlight w:val="yellow"/>
          <w:rPrChange w:id="507" w:author="Zhang Haikun" w:date="2019-12-19T19:43:00Z">
            <w:rPr>
              <w:rFonts w:ascii="Arial" w:hAnsi="Arial" w:cs="Arial"/>
              <w:sz w:val="22"/>
              <w:highlight w:val="green"/>
            </w:rPr>
          </w:rPrChange>
        </w:rPr>
        <w:t>wide hypomethylation analysis in the paper (AUC=0.</w:t>
      </w:r>
      <w:r w:rsidR="00775F01" w:rsidRPr="002025AC">
        <w:rPr>
          <w:rFonts w:ascii="Arial" w:hAnsi="Arial" w:cs="Arial"/>
          <w:sz w:val="22"/>
          <w:highlight w:val="yellow"/>
          <w:rPrChange w:id="508" w:author="Zhang Haikun" w:date="2019-12-19T19:43:00Z">
            <w:rPr>
              <w:rFonts w:ascii="Arial" w:hAnsi="Arial" w:cs="Arial"/>
              <w:sz w:val="22"/>
              <w:highlight w:val="green"/>
            </w:rPr>
          </w:rPrChange>
        </w:rPr>
        <w:t>93</w:t>
      </w:r>
      <w:r w:rsidR="0056703A" w:rsidRPr="002025AC">
        <w:rPr>
          <w:rFonts w:ascii="Arial" w:hAnsi="Arial" w:cs="Arial"/>
          <w:sz w:val="22"/>
          <w:highlight w:val="yellow"/>
          <w:rPrChange w:id="509" w:author="Zhang Haikun" w:date="2019-12-19T19:43:00Z">
            <w:rPr>
              <w:rFonts w:ascii="Arial" w:hAnsi="Arial" w:cs="Arial"/>
              <w:sz w:val="22"/>
              <w:highlight w:val="green"/>
            </w:rPr>
          </w:rPrChange>
        </w:rPr>
        <w:t xml:space="preserve">; </w:t>
      </w:r>
      <w:r w:rsidR="0056703A" w:rsidRPr="002025AC">
        <w:rPr>
          <w:rFonts w:ascii="Arial" w:eastAsia="Times New Roman" w:hAnsi="Arial" w:cs="Arial"/>
          <w:b/>
          <w:color w:val="44546A" w:themeColor="text2"/>
          <w:sz w:val="22"/>
          <w:highlight w:val="yellow"/>
          <w:lang w:eastAsia="en-US"/>
          <w:rPrChange w:id="510" w:author="Zhang Haikun" w:date="2019-12-19T19:43:00Z">
            <w:rPr>
              <w:rFonts w:ascii="Arial" w:eastAsia="Times New Roman" w:hAnsi="Arial" w:cs="Arial"/>
              <w:b/>
              <w:color w:val="44546A" w:themeColor="text2"/>
              <w:sz w:val="22"/>
              <w:highlight w:val="green"/>
              <w:lang w:eastAsia="en-US"/>
            </w:rPr>
          </w:rPrChange>
        </w:rPr>
        <w:t xml:space="preserve">Fig </w:t>
      </w:r>
      <w:del w:id="511" w:author="Zhang Haikun" w:date="2019-12-19T19:41:00Z">
        <w:r w:rsidR="0056703A" w:rsidRPr="002025AC" w:rsidDel="002025AC">
          <w:rPr>
            <w:rFonts w:ascii="Arial" w:eastAsia="Times New Roman" w:hAnsi="Arial" w:cs="Arial"/>
            <w:b/>
            <w:color w:val="44546A" w:themeColor="text2"/>
            <w:sz w:val="22"/>
            <w:highlight w:val="yellow"/>
            <w:lang w:eastAsia="en-US"/>
            <w:rPrChange w:id="512" w:author="Zhang Haikun" w:date="2019-12-19T19:43:00Z">
              <w:rPr>
                <w:rFonts w:ascii="Arial" w:eastAsia="Times New Roman" w:hAnsi="Arial" w:cs="Arial"/>
                <w:b/>
                <w:color w:val="44546A" w:themeColor="text2"/>
                <w:sz w:val="22"/>
                <w:highlight w:val="green"/>
                <w:lang w:eastAsia="en-US"/>
              </w:rPr>
            </w:rPrChange>
          </w:rPr>
          <w:delText>4F</w:delText>
        </w:r>
      </w:del>
      <w:ins w:id="513" w:author="Zhang Haikun" w:date="2019-12-19T19:41:00Z">
        <w:r w:rsidR="002025AC" w:rsidRPr="002025AC">
          <w:rPr>
            <w:rFonts w:ascii="Arial" w:eastAsia="Times New Roman" w:hAnsi="Arial" w:cs="Arial"/>
            <w:b/>
            <w:color w:val="44546A" w:themeColor="text2"/>
            <w:sz w:val="22"/>
            <w:highlight w:val="yellow"/>
            <w:lang w:eastAsia="en-US"/>
            <w:rPrChange w:id="514" w:author="Zhang Haikun" w:date="2019-12-19T19:43:00Z">
              <w:rPr>
                <w:rFonts w:ascii="Arial" w:eastAsia="Times New Roman" w:hAnsi="Arial" w:cs="Arial"/>
                <w:b/>
                <w:color w:val="44546A" w:themeColor="text2"/>
                <w:sz w:val="22"/>
                <w:highlight w:val="green"/>
                <w:lang w:eastAsia="en-US"/>
              </w:rPr>
            </w:rPrChange>
          </w:rPr>
          <w:t>4</w:t>
        </w:r>
        <w:r w:rsidR="002025AC" w:rsidRPr="002025AC">
          <w:rPr>
            <w:rFonts w:ascii="Arial" w:eastAsia="Times New Roman" w:hAnsi="Arial" w:cs="Arial"/>
            <w:b/>
            <w:color w:val="44546A" w:themeColor="text2"/>
            <w:sz w:val="22"/>
            <w:highlight w:val="yellow"/>
            <w:lang w:eastAsia="en-US"/>
            <w:rPrChange w:id="515" w:author="Zhang Haikun" w:date="2019-12-19T19:43:00Z">
              <w:rPr>
                <w:rFonts w:ascii="Arial" w:eastAsia="Times New Roman" w:hAnsi="Arial" w:cs="Arial"/>
                <w:b/>
                <w:color w:val="44546A" w:themeColor="text2"/>
                <w:sz w:val="22"/>
                <w:lang w:eastAsia="en-US"/>
              </w:rPr>
            </w:rPrChange>
          </w:rPr>
          <w:t>D</w:t>
        </w:r>
      </w:ins>
      <w:r w:rsidR="0056703A" w:rsidRPr="002025AC">
        <w:rPr>
          <w:rFonts w:ascii="Arial" w:hAnsi="Arial" w:cs="Arial"/>
          <w:sz w:val="22"/>
          <w:highlight w:val="yellow"/>
          <w:rPrChange w:id="516" w:author="Zhang Haikun" w:date="2019-12-19T19:43:00Z">
            <w:rPr>
              <w:rFonts w:ascii="Arial" w:hAnsi="Arial" w:cs="Arial"/>
              <w:sz w:val="22"/>
              <w:highlight w:val="green"/>
            </w:rPr>
          </w:rPrChange>
        </w:rPr>
        <w:t xml:space="preserve">). With all the </w:t>
      </w:r>
      <w:r w:rsidR="002626ED" w:rsidRPr="002025AC">
        <w:rPr>
          <w:rFonts w:ascii="Arial" w:hAnsi="Arial" w:cs="Arial"/>
          <w:sz w:val="22"/>
          <w:highlight w:val="yellow"/>
          <w:rPrChange w:id="517" w:author="Zhang Haikun" w:date="2019-12-19T19:43:00Z">
            <w:rPr>
              <w:rFonts w:ascii="Arial" w:hAnsi="Arial" w:cs="Arial"/>
              <w:sz w:val="22"/>
              <w:highlight w:val="green"/>
            </w:rPr>
          </w:rPrChange>
        </w:rPr>
        <w:t xml:space="preserve">58 </w:t>
      </w:r>
      <w:r w:rsidR="0056703A" w:rsidRPr="002025AC">
        <w:rPr>
          <w:rFonts w:ascii="Arial" w:hAnsi="Arial" w:cs="Arial"/>
          <w:sz w:val="22"/>
          <w:highlight w:val="yellow"/>
          <w:rPrChange w:id="518" w:author="Zhang Haikun" w:date="2019-12-19T19:43:00Z">
            <w:rPr>
              <w:rFonts w:ascii="Arial" w:hAnsi="Arial" w:cs="Arial"/>
              <w:sz w:val="22"/>
              <w:highlight w:val="green"/>
            </w:rPr>
          </w:rPrChange>
        </w:rPr>
        <w:t>cfDNA samples, region5</w:t>
      </w:r>
      <w:r w:rsidR="00CF05B0" w:rsidRPr="002025AC">
        <w:rPr>
          <w:rFonts w:ascii="Arial" w:hAnsi="Arial" w:cs="Arial"/>
          <w:sz w:val="22"/>
          <w:highlight w:val="yellow"/>
          <w:rPrChange w:id="519" w:author="Zhang Haikun" w:date="2019-12-19T19:43:00Z">
            <w:rPr>
              <w:rFonts w:ascii="Arial" w:hAnsi="Arial" w:cs="Arial"/>
              <w:sz w:val="22"/>
              <w:highlight w:val="green"/>
            </w:rPr>
          </w:rPrChange>
        </w:rPr>
        <w:t xml:space="preserve"> was still the best </w:t>
      </w:r>
      <w:del w:id="520" w:author="Zhang Haikun" w:date="2019-12-19T14:23:00Z">
        <w:r w:rsidR="00CF05B0" w:rsidRPr="002025AC" w:rsidDel="0053480B">
          <w:rPr>
            <w:rFonts w:ascii="Arial" w:hAnsi="Arial" w:cs="Arial"/>
            <w:sz w:val="22"/>
            <w:highlight w:val="yellow"/>
            <w:rPrChange w:id="521" w:author="Zhang Haikun" w:date="2019-12-19T19:43:00Z">
              <w:rPr>
                <w:rFonts w:ascii="Arial" w:hAnsi="Arial" w:cs="Arial"/>
                <w:sz w:val="22"/>
                <w:highlight w:val="green"/>
              </w:rPr>
            </w:rPrChange>
          </w:rPr>
          <w:delText xml:space="preserve">solo </w:delText>
        </w:r>
      </w:del>
      <w:r w:rsidR="00CF05B0" w:rsidRPr="002025AC">
        <w:rPr>
          <w:rFonts w:ascii="Arial" w:hAnsi="Arial" w:cs="Arial"/>
          <w:sz w:val="22"/>
          <w:highlight w:val="yellow"/>
          <w:rPrChange w:id="522" w:author="Zhang Haikun" w:date="2019-12-19T19:43:00Z">
            <w:rPr>
              <w:rFonts w:ascii="Arial" w:hAnsi="Arial" w:cs="Arial"/>
              <w:sz w:val="22"/>
              <w:highlight w:val="green"/>
            </w:rPr>
          </w:rPrChange>
        </w:rPr>
        <w:t>HCC indicator (</w:t>
      </w:r>
      <w:r w:rsidR="0025754E" w:rsidRPr="002025AC">
        <w:rPr>
          <w:rFonts w:ascii="Arial" w:hAnsi="Arial" w:cs="Arial"/>
          <w:sz w:val="22"/>
          <w:highlight w:val="yellow"/>
          <w:rPrChange w:id="523" w:author="Zhang Haikun" w:date="2019-12-19T19:43:00Z">
            <w:rPr>
              <w:rFonts w:ascii="Arial" w:hAnsi="Arial" w:cs="Arial"/>
              <w:sz w:val="22"/>
              <w:highlight w:val="green"/>
            </w:rPr>
          </w:rPrChange>
        </w:rPr>
        <w:t>AUC=0.918</w:t>
      </w:r>
      <w:r w:rsidR="00CF05B0" w:rsidRPr="002025AC">
        <w:rPr>
          <w:rFonts w:ascii="Arial" w:hAnsi="Arial" w:cs="Arial"/>
          <w:sz w:val="22"/>
          <w:highlight w:val="yellow"/>
          <w:rPrChange w:id="524" w:author="Zhang Haikun" w:date="2019-12-19T19:43:00Z">
            <w:rPr>
              <w:rFonts w:ascii="Arial" w:hAnsi="Arial" w:cs="Arial"/>
              <w:sz w:val="22"/>
              <w:highlight w:val="green"/>
            </w:rPr>
          </w:rPrChange>
        </w:rPr>
        <w:t xml:space="preserve">, </w:t>
      </w:r>
      <w:r w:rsidR="0025754E" w:rsidRPr="002025AC">
        <w:rPr>
          <w:rFonts w:ascii="Arial" w:eastAsia="Times New Roman" w:hAnsi="Arial" w:cs="Arial"/>
          <w:b/>
          <w:color w:val="44546A" w:themeColor="text2"/>
          <w:sz w:val="22"/>
          <w:highlight w:val="yellow"/>
          <w:lang w:eastAsia="en-US"/>
          <w:rPrChange w:id="525" w:author="Zhang Haikun" w:date="2019-12-19T19:43:00Z">
            <w:rPr>
              <w:rFonts w:ascii="Arial" w:eastAsia="Times New Roman" w:hAnsi="Arial" w:cs="Arial"/>
              <w:b/>
              <w:color w:val="44546A" w:themeColor="text2"/>
              <w:sz w:val="22"/>
              <w:highlight w:val="green"/>
              <w:lang w:eastAsia="en-US"/>
            </w:rPr>
          </w:rPrChange>
        </w:rPr>
        <w:t xml:space="preserve">Fig </w:t>
      </w:r>
      <w:del w:id="526" w:author="Zhang Haikun" w:date="2019-12-19T19:42:00Z">
        <w:r w:rsidR="0025754E" w:rsidRPr="002025AC" w:rsidDel="002025AC">
          <w:rPr>
            <w:rFonts w:ascii="Arial" w:eastAsia="Times New Roman" w:hAnsi="Arial" w:cs="Arial"/>
            <w:b/>
            <w:color w:val="44546A" w:themeColor="text2"/>
            <w:sz w:val="22"/>
            <w:highlight w:val="yellow"/>
            <w:lang w:eastAsia="en-US"/>
            <w:rPrChange w:id="527" w:author="Zhang Haikun" w:date="2019-12-19T19:43:00Z">
              <w:rPr>
                <w:rFonts w:ascii="Arial" w:eastAsia="Times New Roman" w:hAnsi="Arial" w:cs="Arial"/>
                <w:b/>
                <w:color w:val="44546A" w:themeColor="text2"/>
                <w:sz w:val="22"/>
                <w:highlight w:val="green"/>
                <w:lang w:eastAsia="en-US"/>
              </w:rPr>
            </w:rPrChange>
          </w:rPr>
          <w:delText>S6</w:delText>
        </w:r>
        <w:r w:rsidR="002626ED" w:rsidRPr="002025AC" w:rsidDel="002025AC">
          <w:rPr>
            <w:rFonts w:ascii="Arial" w:eastAsia="Times New Roman" w:hAnsi="Arial" w:cs="Arial"/>
            <w:b/>
            <w:color w:val="44546A" w:themeColor="text2"/>
            <w:sz w:val="22"/>
            <w:highlight w:val="yellow"/>
            <w:lang w:eastAsia="en-US"/>
            <w:rPrChange w:id="528" w:author="Zhang Haikun" w:date="2019-12-19T19:43:00Z">
              <w:rPr>
                <w:rFonts w:ascii="Arial" w:eastAsia="Times New Roman" w:hAnsi="Arial" w:cs="Arial"/>
                <w:b/>
                <w:color w:val="44546A" w:themeColor="text2"/>
                <w:sz w:val="22"/>
                <w:highlight w:val="green"/>
                <w:lang w:eastAsia="en-US"/>
              </w:rPr>
            </w:rPrChange>
          </w:rPr>
          <w:delText>C</w:delText>
        </w:r>
      </w:del>
      <w:ins w:id="529" w:author="Zhang Haikun" w:date="2019-12-19T19:42:00Z">
        <w:r w:rsidR="002025AC" w:rsidRPr="002025AC">
          <w:rPr>
            <w:rFonts w:ascii="Arial" w:eastAsia="Times New Roman" w:hAnsi="Arial" w:cs="Arial"/>
            <w:b/>
            <w:color w:val="44546A" w:themeColor="text2"/>
            <w:sz w:val="22"/>
            <w:highlight w:val="yellow"/>
            <w:lang w:eastAsia="en-US"/>
            <w:rPrChange w:id="530" w:author="Zhang Haikun" w:date="2019-12-19T19:43:00Z">
              <w:rPr>
                <w:rFonts w:ascii="Arial" w:eastAsia="Times New Roman" w:hAnsi="Arial" w:cs="Arial"/>
                <w:b/>
                <w:color w:val="44546A" w:themeColor="text2"/>
                <w:sz w:val="22"/>
                <w:highlight w:val="green"/>
                <w:lang w:eastAsia="en-US"/>
              </w:rPr>
            </w:rPrChange>
          </w:rPr>
          <w:t>S6</w:t>
        </w:r>
        <w:r w:rsidR="002025AC" w:rsidRPr="002025AC">
          <w:rPr>
            <w:rFonts w:ascii="Arial" w:eastAsia="Times New Roman" w:hAnsi="Arial" w:cs="Arial"/>
            <w:b/>
            <w:color w:val="44546A" w:themeColor="text2"/>
            <w:sz w:val="22"/>
            <w:highlight w:val="yellow"/>
            <w:lang w:eastAsia="en-US"/>
            <w:rPrChange w:id="531" w:author="Zhang Haikun" w:date="2019-12-19T19:43:00Z">
              <w:rPr>
                <w:rFonts w:ascii="Arial" w:eastAsia="Times New Roman" w:hAnsi="Arial" w:cs="Arial"/>
                <w:b/>
                <w:color w:val="44546A" w:themeColor="text2"/>
                <w:sz w:val="22"/>
                <w:lang w:eastAsia="en-US"/>
              </w:rPr>
            </w:rPrChange>
          </w:rPr>
          <w:t>B</w:t>
        </w:r>
      </w:ins>
      <w:r w:rsidR="0025754E" w:rsidRPr="002025AC">
        <w:rPr>
          <w:rFonts w:ascii="Arial" w:hAnsi="Arial" w:cs="Arial"/>
          <w:sz w:val="22"/>
          <w:highlight w:val="yellow"/>
          <w:rPrChange w:id="532" w:author="Zhang Haikun" w:date="2019-12-19T19:43:00Z">
            <w:rPr>
              <w:rFonts w:ascii="Arial" w:hAnsi="Arial" w:cs="Arial"/>
              <w:sz w:val="22"/>
              <w:highlight w:val="green"/>
            </w:rPr>
          </w:rPrChange>
        </w:rPr>
        <w:t xml:space="preserve">). </w:t>
      </w:r>
      <w:r w:rsidR="00CF05B0" w:rsidRPr="002025AC">
        <w:rPr>
          <w:rFonts w:ascii="Arial" w:hAnsi="Arial" w:cs="Arial"/>
          <w:sz w:val="22"/>
          <w:highlight w:val="yellow"/>
          <w:rPrChange w:id="533" w:author="Zhang Haikun" w:date="2019-12-19T19:43:00Z">
            <w:rPr>
              <w:rFonts w:ascii="Arial" w:hAnsi="Arial" w:cs="Arial"/>
              <w:sz w:val="22"/>
              <w:highlight w:val="green"/>
            </w:rPr>
          </w:rPrChange>
        </w:rPr>
        <w:t xml:space="preserve">Moreover, the </w:t>
      </w:r>
      <w:r w:rsidR="0025754E" w:rsidRPr="002025AC">
        <w:rPr>
          <w:rFonts w:ascii="Arial" w:hAnsi="Arial" w:cs="Arial"/>
          <w:sz w:val="22"/>
          <w:highlight w:val="yellow"/>
          <w:rPrChange w:id="534" w:author="Zhang Haikun" w:date="2019-12-19T19:43:00Z">
            <w:rPr>
              <w:rFonts w:ascii="Arial" w:hAnsi="Arial" w:cs="Arial"/>
              <w:sz w:val="22"/>
              <w:highlight w:val="green"/>
            </w:rPr>
          </w:rPrChange>
        </w:rPr>
        <w:t xml:space="preserve">combination of </w:t>
      </w:r>
      <w:r w:rsidR="00091790" w:rsidRPr="002025AC">
        <w:rPr>
          <w:rFonts w:ascii="Arial" w:hAnsi="Arial" w:cs="Arial"/>
          <w:sz w:val="22"/>
          <w:highlight w:val="yellow"/>
          <w:rPrChange w:id="535" w:author="Zhang Haikun" w:date="2019-12-19T19:43:00Z">
            <w:rPr>
              <w:rFonts w:ascii="Arial" w:hAnsi="Arial" w:cs="Arial"/>
              <w:sz w:val="22"/>
              <w:highlight w:val="green"/>
            </w:rPr>
          </w:rPrChange>
        </w:rPr>
        <w:t xml:space="preserve">multiple </w:t>
      </w:r>
      <w:del w:id="536" w:author="Zhang Haikun" w:date="2019-12-19T19:42:00Z">
        <w:r w:rsidR="00091790" w:rsidRPr="002025AC" w:rsidDel="002025AC">
          <w:rPr>
            <w:rFonts w:ascii="Arial" w:hAnsi="Arial" w:cs="Arial"/>
            <w:sz w:val="22"/>
            <w:highlight w:val="yellow"/>
            <w:rPrChange w:id="537" w:author="Zhang Haikun" w:date="2019-12-19T19:43:00Z">
              <w:rPr>
                <w:rFonts w:ascii="Arial" w:hAnsi="Arial" w:cs="Arial"/>
                <w:sz w:val="22"/>
                <w:highlight w:val="green"/>
              </w:rPr>
            </w:rPrChange>
          </w:rPr>
          <w:delText>regions</w:delText>
        </w:r>
        <w:r w:rsidR="0025754E" w:rsidRPr="002025AC" w:rsidDel="002025AC">
          <w:rPr>
            <w:rFonts w:ascii="Arial" w:hAnsi="Arial" w:cs="Arial"/>
            <w:sz w:val="22"/>
            <w:highlight w:val="yellow"/>
            <w:rPrChange w:id="538" w:author="Zhang Haikun" w:date="2019-12-19T19:43:00Z">
              <w:rPr>
                <w:rFonts w:ascii="Arial" w:hAnsi="Arial" w:cs="Arial"/>
                <w:sz w:val="22"/>
                <w:highlight w:val="green"/>
              </w:rPr>
            </w:rPrChange>
          </w:rPr>
          <w:delText xml:space="preserve"> </w:delText>
        </w:r>
      </w:del>
      <w:ins w:id="539" w:author="Zhang Haikun" w:date="2019-12-19T19:42:00Z">
        <w:r w:rsidR="002025AC" w:rsidRPr="002025AC">
          <w:rPr>
            <w:rFonts w:ascii="Arial" w:hAnsi="Arial" w:cs="Arial"/>
            <w:sz w:val="22"/>
            <w:highlight w:val="yellow"/>
            <w:rPrChange w:id="540" w:author="Zhang Haikun" w:date="2019-12-19T19:43:00Z">
              <w:rPr>
                <w:rFonts w:ascii="Arial" w:hAnsi="Arial" w:cs="Arial"/>
                <w:sz w:val="22"/>
              </w:rPr>
            </w:rPrChange>
          </w:rPr>
          <w:t>feature</w:t>
        </w:r>
        <w:r w:rsidR="002025AC" w:rsidRPr="002025AC">
          <w:rPr>
            <w:rFonts w:ascii="Arial" w:hAnsi="Arial" w:cs="Arial"/>
            <w:sz w:val="22"/>
            <w:highlight w:val="yellow"/>
            <w:rPrChange w:id="541" w:author="Zhang Haikun" w:date="2019-12-19T19:43:00Z">
              <w:rPr>
                <w:rFonts w:ascii="Arial" w:hAnsi="Arial" w:cs="Arial"/>
                <w:sz w:val="22"/>
                <w:highlight w:val="green"/>
              </w:rPr>
            </w:rPrChange>
          </w:rPr>
          <w:t xml:space="preserve">s </w:t>
        </w:r>
      </w:ins>
      <w:r w:rsidR="0025754E" w:rsidRPr="002025AC">
        <w:rPr>
          <w:rFonts w:ascii="Arial" w:hAnsi="Arial" w:cs="Arial"/>
          <w:sz w:val="22"/>
          <w:highlight w:val="yellow"/>
          <w:rPrChange w:id="542" w:author="Zhang Haikun" w:date="2019-12-19T19:43:00Z">
            <w:rPr>
              <w:rFonts w:ascii="Arial" w:hAnsi="Arial" w:cs="Arial"/>
              <w:sz w:val="22"/>
              <w:highlight w:val="green"/>
            </w:rPr>
          </w:rPrChange>
        </w:rPr>
        <w:t xml:space="preserve">provided improved prediction for HCC. </w:t>
      </w:r>
      <w:r w:rsidR="00CF05B0" w:rsidRPr="002025AC">
        <w:rPr>
          <w:rFonts w:ascii="Arial" w:hAnsi="Arial" w:cs="Arial"/>
          <w:sz w:val="22"/>
          <w:highlight w:val="yellow"/>
          <w:rPrChange w:id="543" w:author="Zhang Haikun" w:date="2019-12-19T19:43:00Z">
            <w:rPr>
              <w:rFonts w:ascii="Arial" w:hAnsi="Arial" w:cs="Arial"/>
              <w:sz w:val="22"/>
              <w:highlight w:val="green"/>
            </w:rPr>
          </w:rPrChange>
        </w:rPr>
        <w:t xml:space="preserve">When combing </w:t>
      </w:r>
      <w:r w:rsidR="00F42F65" w:rsidRPr="002025AC">
        <w:rPr>
          <w:rFonts w:ascii="Arial" w:hAnsi="Arial" w:cs="Arial"/>
          <w:sz w:val="22"/>
          <w:highlight w:val="yellow"/>
          <w:rPrChange w:id="544" w:author="Zhang Haikun" w:date="2019-12-19T19:43:00Z">
            <w:rPr>
              <w:rFonts w:ascii="Arial" w:hAnsi="Arial" w:cs="Arial"/>
              <w:sz w:val="22"/>
              <w:highlight w:val="green"/>
            </w:rPr>
          </w:rPrChange>
        </w:rPr>
        <w:t xml:space="preserve">region1, region2, region3 </w:t>
      </w:r>
      <w:r w:rsidR="00E42AAB" w:rsidRPr="002025AC">
        <w:rPr>
          <w:rFonts w:ascii="Arial" w:hAnsi="Arial" w:cs="Arial"/>
          <w:sz w:val="22"/>
          <w:highlight w:val="yellow"/>
          <w:rPrChange w:id="545" w:author="Zhang Haikun" w:date="2019-12-19T19:43:00Z">
            <w:rPr>
              <w:rFonts w:ascii="Arial" w:hAnsi="Arial" w:cs="Arial"/>
              <w:sz w:val="22"/>
              <w:highlight w:val="green"/>
            </w:rPr>
          </w:rPrChange>
        </w:rPr>
        <w:t>region5</w:t>
      </w:r>
      <w:r w:rsidR="00CF05B0" w:rsidRPr="002025AC">
        <w:rPr>
          <w:rFonts w:ascii="Arial" w:hAnsi="Arial" w:cs="Arial"/>
          <w:sz w:val="22"/>
          <w:highlight w:val="yellow"/>
          <w:rPrChange w:id="546" w:author="Zhang Haikun" w:date="2019-12-19T19:43:00Z">
            <w:rPr>
              <w:rFonts w:ascii="Arial" w:hAnsi="Arial" w:cs="Arial"/>
              <w:sz w:val="22"/>
              <w:highlight w:val="green"/>
            </w:rPr>
          </w:rPrChange>
        </w:rPr>
        <w:t xml:space="preserve"> all together in the predicition model, it</w:t>
      </w:r>
      <w:r w:rsidR="00F42F65" w:rsidRPr="002025AC">
        <w:rPr>
          <w:rFonts w:ascii="Arial" w:hAnsi="Arial" w:cs="Arial"/>
          <w:sz w:val="22"/>
          <w:highlight w:val="yellow"/>
          <w:rPrChange w:id="547" w:author="Zhang Haikun" w:date="2019-12-19T19:43:00Z">
            <w:rPr>
              <w:rFonts w:ascii="Arial" w:hAnsi="Arial" w:cs="Arial"/>
              <w:sz w:val="22"/>
              <w:highlight w:val="green"/>
            </w:rPr>
          </w:rPrChange>
        </w:rPr>
        <w:t xml:space="preserve"> provided the best prediction performance with AUC=0.954 (</w:t>
      </w:r>
      <w:r w:rsidR="00F42F65" w:rsidRPr="002025AC">
        <w:rPr>
          <w:rFonts w:ascii="Arial" w:eastAsia="Times New Roman" w:hAnsi="Arial" w:cs="Arial"/>
          <w:b/>
          <w:color w:val="44546A" w:themeColor="text2"/>
          <w:sz w:val="22"/>
          <w:highlight w:val="yellow"/>
          <w:lang w:eastAsia="en-US"/>
          <w:rPrChange w:id="548" w:author="Zhang Haikun" w:date="2019-12-19T19:43:00Z">
            <w:rPr>
              <w:rFonts w:ascii="Arial" w:eastAsia="Times New Roman" w:hAnsi="Arial" w:cs="Arial"/>
              <w:b/>
              <w:color w:val="44546A" w:themeColor="text2"/>
              <w:sz w:val="22"/>
              <w:highlight w:val="green"/>
              <w:lang w:eastAsia="en-US"/>
            </w:rPr>
          </w:rPrChange>
        </w:rPr>
        <w:t xml:space="preserve">Fig </w:t>
      </w:r>
      <w:del w:id="549" w:author="Zhang Haikun" w:date="2019-12-19T19:42:00Z">
        <w:r w:rsidR="00F42F65" w:rsidRPr="002025AC" w:rsidDel="002025AC">
          <w:rPr>
            <w:rFonts w:ascii="Arial" w:eastAsia="Times New Roman" w:hAnsi="Arial" w:cs="Arial"/>
            <w:b/>
            <w:color w:val="44546A" w:themeColor="text2"/>
            <w:sz w:val="22"/>
            <w:highlight w:val="yellow"/>
            <w:lang w:eastAsia="en-US"/>
            <w:rPrChange w:id="550" w:author="Zhang Haikun" w:date="2019-12-19T19:43:00Z">
              <w:rPr>
                <w:rFonts w:ascii="Arial" w:eastAsia="Times New Roman" w:hAnsi="Arial" w:cs="Arial"/>
                <w:b/>
                <w:color w:val="44546A" w:themeColor="text2"/>
                <w:sz w:val="22"/>
                <w:highlight w:val="green"/>
                <w:lang w:eastAsia="en-US"/>
              </w:rPr>
            </w:rPrChange>
          </w:rPr>
          <w:delText>4G</w:delText>
        </w:r>
      </w:del>
      <w:ins w:id="551" w:author="Zhang Haikun" w:date="2019-12-19T19:42:00Z">
        <w:r w:rsidR="002025AC" w:rsidRPr="002025AC">
          <w:rPr>
            <w:rFonts w:ascii="Arial" w:eastAsia="Times New Roman" w:hAnsi="Arial" w:cs="Arial"/>
            <w:b/>
            <w:color w:val="44546A" w:themeColor="text2"/>
            <w:sz w:val="22"/>
            <w:highlight w:val="yellow"/>
            <w:lang w:eastAsia="en-US"/>
            <w:rPrChange w:id="552" w:author="Zhang Haikun" w:date="2019-12-19T19:43:00Z">
              <w:rPr>
                <w:rFonts w:ascii="Arial" w:eastAsia="Times New Roman" w:hAnsi="Arial" w:cs="Arial"/>
                <w:b/>
                <w:color w:val="44546A" w:themeColor="text2"/>
                <w:sz w:val="22"/>
                <w:highlight w:val="green"/>
                <w:lang w:eastAsia="en-US"/>
              </w:rPr>
            </w:rPrChange>
          </w:rPr>
          <w:t>4</w:t>
        </w:r>
        <w:r w:rsidR="002025AC" w:rsidRPr="002025AC">
          <w:rPr>
            <w:rFonts w:ascii="Arial" w:eastAsia="Times New Roman" w:hAnsi="Arial" w:cs="Arial"/>
            <w:b/>
            <w:color w:val="44546A" w:themeColor="text2"/>
            <w:sz w:val="22"/>
            <w:highlight w:val="yellow"/>
            <w:lang w:eastAsia="en-US"/>
            <w:rPrChange w:id="553" w:author="Zhang Haikun" w:date="2019-12-19T19:43:00Z">
              <w:rPr>
                <w:rFonts w:ascii="Arial" w:eastAsia="Times New Roman" w:hAnsi="Arial" w:cs="Arial"/>
                <w:b/>
                <w:color w:val="44546A" w:themeColor="text2"/>
                <w:sz w:val="22"/>
                <w:lang w:eastAsia="en-US"/>
              </w:rPr>
            </w:rPrChange>
          </w:rPr>
          <w:t>E</w:t>
        </w:r>
      </w:ins>
      <w:r w:rsidR="00F42F65" w:rsidRPr="002025AC">
        <w:rPr>
          <w:rFonts w:ascii="Arial" w:hAnsi="Arial" w:cs="Arial"/>
          <w:sz w:val="22"/>
          <w:highlight w:val="yellow"/>
          <w:rPrChange w:id="554" w:author="Zhang Haikun" w:date="2019-12-19T19:43:00Z">
            <w:rPr>
              <w:rFonts w:ascii="Arial" w:hAnsi="Arial" w:cs="Arial"/>
              <w:sz w:val="22"/>
              <w:highlight w:val="green"/>
            </w:rPr>
          </w:rPrChange>
        </w:rPr>
        <w:t>).</w:t>
      </w:r>
    </w:p>
    <w:p w14:paraId="65BA887E" w14:textId="77777777" w:rsidR="00C25312" w:rsidRDefault="00C25312">
      <w:pPr>
        <w:spacing w:before="240"/>
        <w:ind w:firstLine="420"/>
        <w:rPr>
          <w:rFonts w:ascii="Arial" w:hAnsi="Arial" w:cs="Arial"/>
          <w:sz w:val="22"/>
        </w:rPr>
        <w:pPrChange w:id="555" w:author="Zhang Haikun" w:date="2019-12-19T12:33:00Z">
          <w:pPr>
            <w:spacing w:before="240"/>
          </w:pPr>
        </w:pPrChange>
      </w:pPr>
    </w:p>
    <w:p w14:paraId="0E30EBCF" w14:textId="4C1A0036" w:rsidR="00B57C3B" w:rsidRDefault="00A427E7" w:rsidP="000D6410">
      <w:pPr>
        <w:pStyle w:val="2"/>
        <w:spacing w:line="240" w:lineRule="auto"/>
        <w:rPr>
          <w:rFonts w:ascii="Arial" w:eastAsia="Arial" w:hAnsi="Arial" w:cs="Arial"/>
          <w:color w:val="000000" w:themeColor="text1"/>
          <w:sz w:val="22"/>
          <w:szCs w:val="22"/>
        </w:rPr>
      </w:pPr>
      <w:r w:rsidRPr="00E54E39">
        <w:rPr>
          <w:rFonts w:ascii="Arial" w:eastAsia="Arial" w:hAnsi="Arial" w:cs="Arial"/>
          <w:color w:val="000000" w:themeColor="text1"/>
          <w:sz w:val="22"/>
          <w:szCs w:val="22"/>
        </w:rPr>
        <w:t>Discussion</w:t>
      </w:r>
    </w:p>
    <w:p w14:paraId="0A2B80F5" w14:textId="21D0D069" w:rsidR="00AC3A1C" w:rsidRDefault="00AC3A1C" w:rsidP="00AC3A1C">
      <w:pPr>
        <w:spacing w:before="240"/>
        <w:rPr>
          <w:ins w:id="556" w:author="Zhang Haikun" w:date="2019-12-19T19:44:00Z"/>
          <w:rFonts w:ascii="Arial" w:hAnsi="Arial" w:cs="Arial"/>
          <w:sz w:val="22"/>
        </w:rPr>
      </w:pPr>
      <w:r w:rsidRPr="00A11724">
        <w:rPr>
          <w:rFonts w:ascii="Arial" w:hAnsi="Arial" w:cs="Arial"/>
          <w:color w:val="000000" w:themeColor="text1"/>
          <w:sz w:val="22"/>
          <w:highlight w:val="yellow"/>
          <w:rPrChange w:id="557" w:author="Zhang Haikun" w:date="2019-12-19T19:47:00Z">
            <w:rPr>
              <w:rFonts w:ascii="Arial" w:hAnsi="Arial" w:cs="Arial"/>
              <w:color w:val="000000" w:themeColor="text1"/>
              <w:sz w:val="22"/>
              <w:highlight w:val="green"/>
            </w:rPr>
          </w:rPrChange>
        </w:rPr>
        <w:t xml:space="preserve">In summary, </w:t>
      </w:r>
      <w:del w:id="558" w:author="DD" w:date="2019-12-19T23:58:00Z">
        <w:r w:rsidRPr="00A11724" w:rsidDel="00603A8B">
          <w:rPr>
            <w:rFonts w:ascii="Arial" w:hAnsi="Arial" w:cs="Arial"/>
            <w:sz w:val="22"/>
            <w:highlight w:val="yellow"/>
            <w:rPrChange w:id="559" w:author="Zhang Haikun" w:date="2019-12-19T19:47:00Z">
              <w:rPr>
                <w:rFonts w:ascii="Arial" w:hAnsi="Arial" w:cs="Arial"/>
                <w:sz w:val="22"/>
                <w:highlight w:val="green"/>
              </w:rPr>
            </w:rPrChange>
          </w:rPr>
          <w:delText>W</w:delText>
        </w:r>
      </w:del>
      <w:ins w:id="560" w:author="DD" w:date="2019-12-19T23:58:00Z">
        <w:r w:rsidR="00603A8B">
          <w:rPr>
            <w:rFonts w:ascii="Arial" w:hAnsi="Arial" w:cs="Arial"/>
            <w:sz w:val="22"/>
            <w:highlight w:val="yellow"/>
          </w:rPr>
          <w:t>w</w:t>
        </w:r>
      </w:ins>
      <w:r w:rsidRPr="00A11724">
        <w:rPr>
          <w:rFonts w:ascii="Arial" w:hAnsi="Arial" w:cs="Arial"/>
          <w:sz w:val="22"/>
          <w:highlight w:val="yellow"/>
          <w:rPrChange w:id="561" w:author="Zhang Haikun" w:date="2019-12-19T19:47:00Z">
            <w:rPr>
              <w:rFonts w:ascii="Arial" w:hAnsi="Arial" w:cs="Arial"/>
              <w:sz w:val="22"/>
              <w:highlight w:val="green"/>
            </w:rPr>
          </w:rPrChange>
        </w:rPr>
        <w:t xml:space="preserve">e found cfDNA preferly enriched in intergenic, repeat regions and </w:t>
      </w:r>
      <w:ins w:id="562" w:author="DD" w:date="2019-12-19T23:58:00Z">
        <w:r w:rsidR="00603A8B">
          <w:rPr>
            <w:rFonts w:ascii="Arial" w:hAnsi="Arial" w:cs="Arial"/>
            <w:sz w:val="22"/>
            <w:highlight w:val="yellow"/>
          </w:rPr>
          <w:t>pre</w:t>
        </w:r>
      </w:ins>
      <w:ins w:id="563" w:author="DD" w:date="2019-12-19T23:59:00Z">
        <w:r w:rsidR="00603A8B">
          <w:rPr>
            <w:rFonts w:ascii="Arial" w:hAnsi="Arial" w:cs="Arial"/>
            <w:sz w:val="22"/>
            <w:highlight w:val="yellow"/>
          </w:rPr>
          <w:t xml:space="preserve">viously reported </w:t>
        </w:r>
      </w:ins>
      <w:r w:rsidRPr="00A11724">
        <w:rPr>
          <w:rFonts w:ascii="Arial" w:hAnsi="Arial" w:cs="Arial"/>
          <w:sz w:val="22"/>
          <w:highlight w:val="yellow"/>
          <w:rPrChange w:id="564" w:author="Zhang Haikun" w:date="2019-12-19T19:47:00Z">
            <w:rPr>
              <w:rFonts w:ascii="Arial" w:hAnsi="Arial" w:cs="Arial"/>
              <w:sz w:val="22"/>
              <w:highlight w:val="green"/>
            </w:rPr>
          </w:rPrChange>
        </w:rPr>
        <w:t xml:space="preserve">HBV integration regions indicating a non-random feature of cfDNA releasing from solid tissues. Furthermore, we demonstrated long-range of </w:t>
      </w:r>
      <w:r w:rsidRPr="00A11724">
        <w:rPr>
          <w:rFonts w:ascii="Arial" w:hAnsi="Arial" w:cs="Arial"/>
          <w:color w:val="000000" w:themeColor="text1"/>
          <w:sz w:val="22"/>
          <w:highlight w:val="yellow"/>
          <w:rPrChange w:id="565" w:author="Zhang Haikun" w:date="2019-12-19T19:47:00Z">
            <w:rPr>
              <w:rFonts w:ascii="Arial" w:hAnsi="Arial" w:cs="Arial"/>
              <w:color w:val="000000" w:themeColor="text1"/>
              <w:sz w:val="22"/>
              <w:highlight w:val="green"/>
            </w:rPr>
          </w:rPrChange>
        </w:rPr>
        <w:t>DNA methylation around HBV integration regions was a</w:t>
      </w:r>
      <w:ins w:id="566" w:author="Zhang Haikun" w:date="2019-12-19T19:44:00Z">
        <w:r w:rsidR="00A11724" w:rsidRPr="00A11724">
          <w:rPr>
            <w:rFonts w:ascii="Arial" w:hAnsi="Arial" w:cs="Arial"/>
            <w:color w:val="000000" w:themeColor="text1"/>
            <w:sz w:val="22"/>
            <w:highlight w:val="yellow"/>
            <w:rPrChange w:id="567" w:author="Zhang Haikun" w:date="2019-12-19T19:47:00Z">
              <w:rPr>
                <w:rFonts w:ascii="Arial" w:hAnsi="Arial" w:cs="Arial"/>
                <w:color w:val="000000" w:themeColor="text1"/>
                <w:sz w:val="22"/>
                <w:highlight w:val="magenta"/>
              </w:rPr>
            </w:rPrChange>
          </w:rPr>
          <w:t xml:space="preserve"> </w:t>
        </w:r>
      </w:ins>
      <w:del w:id="568" w:author="Zhang Haikun" w:date="2019-12-19T19:45:00Z">
        <w:r w:rsidRPr="00A11724" w:rsidDel="00A11724">
          <w:rPr>
            <w:rFonts w:ascii="Arial" w:hAnsi="Arial" w:cs="Arial"/>
            <w:color w:val="000000" w:themeColor="text1"/>
            <w:sz w:val="22"/>
            <w:highlight w:val="yellow"/>
            <w:rPrChange w:id="569" w:author="Zhang Haikun" w:date="2019-12-19T19:47:00Z">
              <w:rPr>
                <w:rFonts w:ascii="Arial" w:hAnsi="Arial" w:cs="Arial"/>
                <w:color w:val="000000" w:themeColor="text1"/>
                <w:sz w:val="22"/>
                <w:highlight w:val="green"/>
              </w:rPr>
            </w:rPrChange>
          </w:rPr>
          <w:delText xml:space="preserve"> </w:delText>
        </w:r>
      </w:del>
      <w:r w:rsidRPr="00A11724">
        <w:rPr>
          <w:rFonts w:ascii="Arial" w:hAnsi="Arial" w:cs="Arial"/>
          <w:color w:val="000000" w:themeColor="text1"/>
          <w:sz w:val="22"/>
          <w:highlight w:val="yellow"/>
          <w:rPrChange w:id="570" w:author="Zhang Haikun" w:date="2019-12-19T19:47:00Z">
            <w:rPr>
              <w:rFonts w:ascii="Arial" w:hAnsi="Arial" w:cs="Arial"/>
              <w:color w:val="000000" w:themeColor="text1"/>
              <w:sz w:val="22"/>
              <w:highlight w:val="green"/>
            </w:rPr>
          </w:rPrChange>
        </w:rPr>
        <w:t>sensitive indicator to detect HCC compared to average methylation level across the genome.</w:t>
      </w:r>
      <w:ins w:id="571" w:author="DD" w:date="2019-12-20T00:02:00Z">
        <w:r w:rsidR="00603A8B">
          <w:rPr>
            <w:rFonts w:ascii="Arial" w:hAnsi="Arial" w:cs="Arial"/>
            <w:sz w:val="22"/>
            <w:highlight w:val="yellow"/>
          </w:rPr>
          <w:t xml:space="preserve"> Hypomethylation of </w:t>
        </w:r>
      </w:ins>
      <w:ins w:id="572" w:author="DD" w:date="2019-12-20T00:03:00Z">
        <w:r w:rsidR="00603A8B">
          <w:rPr>
            <w:rFonts w:ascii="Arial" w:hAnsi="Arial" w:cs="Arial"/>
            <w:sz w:val="22"/>
            <w:highlight w:val="yellow"/>
          </w:rPr>
          <w:t>these regions are independ</w:t>
        </w:r>
      </w:ins>
      <w:ins w:id="573" w:author="DD" w:date="2019-12-20T00:04:00Z">
        <w:r w:rsidR="00603A8B">
          <w:rPr>
            <w:rFonts w:ascii="Arial" w:hAnsi="Arial" w:cs="Arial"/>
            <w:sz w:val="22"/>
            <w:highlight w:val="yellow"/>
          </w:rPr>
          <w:t xml:space="preserve">ent of integration events, </w:t>
        </w:r>
      </w:ins>
      <w:ins w:id="574" w:author="DD" w:date="2019-12-20T00:08:00Z">
        <w:r w:rsidR="00603A8B">
          <w:rPr>
            <w:rFonts w:ascii="Arial" w:hAnsi="Arial" w:cs="Arial"/>
            <w:sz w:val="22"/>
            <w:highlight w:val="yellow"/>
          </w:rPr>
          <w:t>which make them either</w:t>
        </w:r>
      </w:ins>
      <w:ins w:id="575" w:author="DD" w:date="2019-12-20T00:05:00Z">
        <w:r w:rsidR="00603A8B">
          <w:rPr>
            <w:rFonts w:ascii="Arial" w:hAnsi="Arial" w:cs="Arial"/>
            <w:sz w:val="22"/>
            <w:highlight w:val="yellow"/>
          </w:rPr>
          <w:t xml:space="preserve"> suitable for the occurrence of viral integration, or </w:t>
        </w:r>
      </w:ins>
      <w:ins w:id="576" w:author="DD" w:date="2019-12-20T00:08:00Z">
        <w:r w:rsidR="001B6D39">
          <w:rPr>
            <w:rFonts w:ascii="Arial" w:hAnsi="Arial" w:cs="Arial"/>
            <w:sz w:val="22"/>
            <w:highlight w:val="yellow"/>
          </w:rPr>
          <w:t>ensure the transcription acitivity</w:t>
        </w:r>
      </w:ins>
      <w:ins w:id="577" w:author="DD" w:date="2019-12-20T00:09:00Z">
        <w:r w:rsidR="001B6D39">
          <w:rPr>
            <w:rFonts w:ascii="Arial" w:hAnsi="Arial" w:cs="Arial"/>
            <w:sz w:val="22"/>
            <w:highlight w:val="yellow"/>
          </w:rPr>
          <w:t xml:space="preserve"> of integration sites </w:t>
        </w:r>
      </w:ins>
      <w:ins w:id="578" w:author="DD" w:date="2019-12-20T00:10:00Z">
        <w:r w:rsidR="001B6D39">
          <w:rPr>
            <w:rFonts w:ascii="Arial" w:hAnsi="Arial" w:cs="Arial"/>
            <w:sz w:val="22"/>
            <w:highlight w:val="yellow"/>
          </w:rPr>
          <w:t xml:space="preserve">recently attracting </w:t>
        </w:r>
      </w:ins>
      <w:ins w:id="579" w:author="DD" w:date="2019-12-20T00:11:00Z">
        <w:r w:rsidR="001B6D39">
          <w:rPr>
            <w:rFonts w:ascii="Arial" w:hAnsi="Arial" w:cs="Arial"/>
            <w:sz w:val="22"/>
            <w:highlight w:val="yellow"/>
          </w:rPr>
          <w:t>a lot of</w:t>
        </w:r>
      </w:ins>
      <w:ins w:id="580" w:author="DD" w:date="2019-12-20T00:10:00Z">
        <w:r w:rsidR="001B6D39">
          <w:rPr>
            <w:rFonts w:ascii="Arial" w:hAnsi="Arial" w:cs="Arial"/>
            <w:sz w:val="22"/>
            <w:highlight w:val="yellow"/>
          </w:rPr>
          <w:t xml:space="preserve"> i</w:t>
        </w:r>
      </w:ins>
      <w:ins w:id="581" w:author="DD" w:date="2019-12-20T00:11:00Z">
        <w:r w:rsidR="001B6D39">
          <w:rPr>
            <w:rFonts w:ascii="Arial" w:hAnsi="Arial" w:cs="Arial"/>
            <w:sz w:val="22"/>
            <w:highlight w:val="yellow"/>
          </w:rPr>
          <w:t>nterests</w:t>
        </w:r>
      </w:ins>
      <w:r w:rsidR="00996940">
        <w:rPr>
          <w:rFonts w:ascii="Arial" w:hAnsi="Arial" w:cs="Arial"/>
          <w:sz w:val="22"/>
          <w:highlight w:val="yellow"/>
        </w:rPr>
        <w:fldChar w:fldCharType="begin">
          <w:fldData xml:space="preserve">PEVuZE5vdGU+PENpdGU+PEF1dGhvcj5Xb29kZGVsbDwvQXV0aG9yPjxZZWFyPjIwMTc8L1llYXI+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</w:fldData>
        </w:fldChar>
      </w:r>
      <w:r w:rsidR="00996940">
        <w:rPr>
          <w:rFonts w:ascii="Arial" w:hAnsi="Arial" w:cs="Arial"/>
          <w:sz w:val="22"/>
          <w:highlight w:val="yellow"/>
        </w:rPr>
        <w:instrText xml:space="preserve"> ADDIN EN.CITE </w:instrText>
      </w:r>
      <w:r w:rsidR="00996940">
        <w:rPr>
          <w:rFonts w:ascii="Arial" w:hAnsi="Arial" w:cs="Arial"/>
          <w:sz w:val="22"/>
          <w:highlight w:val="yellow"/>
        </w:rPr>
        <w:fldChar w:fldCharType="begin">
          <w:fldData xml:space="preserve">PEVuZE5vdGU+PENpdGU+PEF1dGhvcj5Xb29kZGVsbDwvQXV0aG9yPjxZZWFyPjIwMTc8L1llYXI+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</w:fldData>
        </w:fldChar>
      </w:r>
      <w:r w:rsidR="00996940">
        <w:rPr>
          <w:rFonts w:ascii="Arial" w:hAnsi="Arial" w:cs="Arial"/>
          <w:sz w:val="22"/>
          <w:highlight w:val="yellow"/>
        </w:rPr>
        <w:instrText xml:space="preserve"> ADDIN EN.CITE.DATA </w:instrText>
      </w:r>
      <w:r w:rsidR="00996940">
        <w:rPr>
          <w:rFonts w:ascii="Arial" w:hAnsi="Arial" w:cs="Arial"/>
          <w:sz w:val="22"/>
          <w:highlight w:val="yellow"/>
        </w:rPr>
      </w:r>
      <w:r w:rsidR="00996940">
        <w:rPr>
          <w:rFonts w:ascii="Arial" w:hAnsi="Arial" w:cs="Arial"/>
          <w:sz w:val="22"/>
          <w:highlight w:val="yellow"/>
        </w:rPr>
        <w:fldChar w:fldCharType="end"/>
      </w:r>
      <w:r w:rsidR="00996940">
        <w:rPr>
          <w:rFonts w:ascii="Arial" w:hAnsi="Arial" w:cs="Arial"/>
          <w:sz w:val="22"/>
          <w:highlight w:val="yellow"/>
        </w:rPr>
      </w:r>
      <w:r w:rsidR="00996940">
        <w:rPr>
          <w:rFonts w:ascii="Arial" w:hAnsi="Arial" w:cs="Arial"/>
          <w:sz w:val="22"/>
          <w:highlight w:val="yellow"/>
        </w:rPr>
        <w:fldChar w:fldCharType="separate"/>
      </w:r>
      <w:r w:rsidR="00996940">
        <w:rPr>
          <w:rFonts w:ascii="Arial" w:hAnsi="Arial" w:cs="Arial"/>
          <w:noProof/>
          <w:sz w:val="22"/>
          <w:highlight w:val="yellow"/>
        </w:rPr>
        <w:t>(43)</w:t>
      </w:r>
      <w:r w:rsidR="00996940">
        <w:rPr>
          <w:rFonts w:ascii="Arial" w:hAnsi="Arial" w:cs="Arial"/>
          <w:sz w:val="22"/>
          <w:highlight w:val="yellow"/>
        </w:rPr>
        <w:fldChar w:fldCharType="end"/>
      </w:r>
      <w:ins w:id="582" w:author="DD" w:date="2019-12-20T00:09:00Z">
        <w:r w:rsidR="001B6D39">
          <w:rPr>
            <w:rFonts w:ascii="Arial" w:hAnsi="Arial" w:cs="Arial"/>
            <w:sz w:val="22"/>
            <w:highlight w:val="yellow"/>
          </w:rPr>
          <w:t xml:space="preserve">. </w:t>
        </w:r>
      </w:ins>
      <w:del w:id="583" w:author="DD" w:date="2019-12-20T00:02:00Z">
        <w:r w:rsidRPr="00A11724" w:rsidDel="00603A8B">
          <w:rPr>
            <w:rFonts w:ascii="Arial" w:hAnsi="Arial" w:cs="Arial"/>
            <w:sz w:val="22"/>
            <w:highlight w:val="yellow"/>
            <w:rPrChange w:id="584" w:author="Zhang Haikun" w:date="2019-12-19T19:47:00Z">
              <w:rPr>
                <w:rFonts w:ascii="Arial" w:hAnsi="Arial" w:cs="Arial"/>
                <w:sz w:val="22"/>
                <w:highlight w:val="green"/>
              </w:rPr>
            </w:rPrChange>
          </w:rPr>
          <w:delText xml:space="preserve"> </w:delText>
        </w:r>
      </w:del>
      <w:r w:rsidRPr="00A11724">
        <w:rPr>
          <w:rFonts w:ascii="Arial" w:hAnsi="Arial" w:cs="Arial"/>
          <w:color w:val="000000" w:themeColor="text1"/>
          <w:sz w:val="22"/>
          <w:highlight w:val="yellow"/>
          <w:rPrChange w:id="585" w:author="Zhang Haikun" w:date="2019-12-19T19:47:00Z">
            <w:rPr>
              <w:rFonts w:ascii="Arial" w:hAnsi="Arial" w:cs="Arial"/>
              <w:color w:val="000000" w:themeColor="text1"/>
              <w:sz w:val="22"/>
              <w:highlight w:val="green"/>
            </w:rPr>
          </w:rPrChange>
        </w:rPr>
        <w:t xml:space="preserve">We demonstrate that DNA methylation around HBV integration regions could serve as HCC detection biomarkers. We also demonstrated DNA methylation around HBV integration regions </w:t>
      </w:r>
      <w:del w:id="586" w:author="Zhang Haikun" w:date="2019-12-19T19:46:00Z">
        <w:r w:rsidRPr="00A11724" w:rsidDel="00A11724">
          <w:rPr>
            <w:rFonts w:ascii="Arial" w:hAnsi="Arial" w:cs="Arial"/>
            <w:color w:val="000000" w:themeColor="text1"/>
            <w:sz w:val="22"/>
            <w:highlight w:val="yellow"/>
            <w:rPrChange w:id="587" w:author="Zhang Haikun" w:date="2019-12-19T19:47:00Z">
              <w:rPr>
                <w:rFonts w:ascii="Arial" w:hAnsi="Arial" w:cs="Arial"/>
                <w:color w:val="000000" w:themeColor="text1"/>
                <w:sz w:val="22"/>
                <w:highlight w:val="green"/>
              </w:rPr>
            </w:rPrChange>
          </w:rPr>
          <w:delText xml:space="preserve">reflects </w:delText>
        </w:r>
      </w:del>
      <w:ins w:id="588" w:author="Zhang Haikun" w:date="2019-12-19T19:46:00Z">
        <w:r w:rsidR="00A11724" w:rsidRPr="00A11724">
          <w:rPr>
            <w:rFonts w:ascii="Arial" w:hAnsi="Arial" w:cs="Arial"/>
            <w:color w:val="000000" w:themeColor="text1"/>
            <w:sz w:val="22"/>
            <w:highlight w:val="yellow"/>
            <w:rPrChange w:id="589" w:author="Zhang Haikun" w:date="2019-12-19T19:47:00Z">
              <w:rPr>
                <w:rFonts w:ascii="Arial" w:hAnsi="Arial" w:cs="Arial"/>
                <w:color w:val="000000" w:themeColor="text1"/>
                <w:sz w:val="22"/>
                <w:highlight w:val="green"/>
              </w:rPr>
            </w:rPrChange>
          </w:rPr>
          <w:t>reflect</w:t>
        </w:r>
        <w:r w:rsidR="00A11724" w:rsidRPr="00A11724">
          <w:rPr>
            <w:rFonts w:ascii="Arial" w:hAnsi="Arial" w:cs="Arial"/>
            <w:color w:val="000000" w:themeColor="text1"/>
            <w:sz w:val="22"/>
            <w:highlight w:val="yellow"/>
            <w:rPrChange w:id="590" w:author="Zhang Haikun" w:date="2019-12-19T19:47:00Z">
              <w:rPr>
                <w:rFonts w:ascii="Arial" w:hAnsi="Arial" w:cs="Arial"/>
                <w:color w:val="000000" w:themeColor="text1"/>
                <w:sz w:val="22"/>
              </w:rPr>
            </w:rPrChange>
          </w:rPr>
          <w:t>ed</w:t>
        </w:r>
        <w:r w:rsidR="00A11724" w:rsidRPr="00A11724">
          <w:rPr>
            <w:rFonts w:ascii="Arial" w:hAnsi="Arial" w:cs="Arial"/>
            <w:color w:val="000000" w:themeColor="text1"/>
            <w:sz w:val="22"/>
            <w:highlight w:val="yellow"/>
            <w:rPrChange w:id="591" w:author="Zhang Haikun" w:date="2019-12-19T19:47:00Z">
              <w:rPr>
                <w:rFonts w:ascii="Arial" w:hAnsi="Arial" w:cs="Arial"/>
                <w:color w:val="000000" w:themeColor="text1"/>
                <w:sz w:val="22"/>
                <w:highlight w:val="green"/>
              </w:rPr>
            </w:rPrChange>
          </w:rPr>
          <w:t xml:space="preserve"> </w:t>
        </w:r>
      </w:ins>
      <w:r w:rsidRPr="00A11724">
        <w:rPr>
          <w:rFonts w:ascii="Arial" w:hAnsi="Arial" w:cs="Arial"/>
          <w:color w:val="000000" w:themeColor="text1"/>
          <w:sz w:val="22"/>
          <w:highlight w:val="yellow"/>
          <w:rPrChange w:id="592" w:author="Zhang Haikun" w:date="2019-12-19T19:47:00Z">
            <w:rPr>
              <w:rFonts w:ascii="Arial" w:hAnsi="Arial" w:cs="Arial"/>
              <w:color w:val="000000" w:themeColor="text1"/>
              <w:sz w:val="22"/>
              <w:highlight w:val="green"/>
            </w:rPr>
          </w:rPrChange>
        </w:rPr>
        <w:t>genome-wide demethylation changes from non-tumoral tissues to HCC and could be used as a low-cost approach detect</w:t>
      </w:r>
      <w:ins w:id="593" w:author="Zhang Haikun" w:date="2019-12-19T19:46:00Z">
        <w:r w:rsidR="00A11724" w:rsidRPr="00A11724">
          <w:rPr>
            <w:rFonts w:ascii="Arial" w:hAnsi="Arial" w:cs="Arial"/>
            <w:color w:val="000000" w:themeColor="text1"/>
            <w:sz w:val="22"/>
            <w:highlight w:val="yellow"/>
            <w:rPrChange w:id="594" w:author="Zhang Haikun" w:date="2019-12-19T19:47:00Z">
              <w:rPr>
                <w:rFonts w:ascii="Arial" w:hAnsi="Arial" w:cs="Arial"/>
                <w:color w:val="000000" w:themeColor="text1"/>
                <w:sz w:val="22"/>
              </w:rPr>
            </w:rPrChange>
          </w:rPr>
          <w:t>ing</w:t>
        </w:r>
      </w:ins>
      <w:r w:rsidRPr="00A11724">
        <w:rPr>
          <w:rFonts w:ascii="Arial" w:hAnsi="Arial" w:cs="Arial"/>
          <w:color w:val="000000" w:themeColor="text1"/>
          <w:sz w:val="22"/>
          <w:highlight w:val="yellow"/>
          <w:rPrChange w:id="595" w:author="Zhang Haikun" w:date="2019-12-19T19:47:00Z">
            <w:rPr>
              <w:rFonts w:ascii="Arial" w:hAnsi="Arial" w:cs="Arial"/>
              <w:color w:val="000000" w:themeColor="text1"/>
              <w:sz w:val="22"/>
              <w:highlight w:val="green"/>
            </w:rPr>
          </w:rPrChange>
        </w:rPr>
        <w:t xml:space="preserve"> minimal tumoral residual disease after surgical resection. In summary, our study provided a novel low-cost HCC </w:t>
      </w:r>
      <w:del w:id="596" w:author="Zhang Haikun" w:date="2019-12-19T19:46:00Z">
        <w:r w:rsidRPr="00A11724" w:rsidDel="00A11724">
          <w:rPr>
            <w:rFonts w:ascii="Arial" w:hAnsi="Arial" w:cs="Arial"/>
            <w:color w:val="000000" w:themeColor="text1"/>
            <w:sz w:val="22"/>
            <w:highlight w:val="yellow"/>
            <w:rPrChange w:id="597" w:author="Zhang Haikun" w:date="2019-12-19T19:47:00Z">
              <w:rPr>
                <w:rFonts w:ascii="Arial" w:hAnsi="Arial" w:cs="Arial"/>
                <w:color w:val="000000" w:themeColor="text1"/>
                <w:sz w:val="22"/>
                <w:highlight w:val="green"/>
              </w:rPr>
            </w:rPrChange>
          </w:rPr>
          <w:delText xml:space="preserve">cancer </w:delText>
        </w:r>
      </w:del>
      <w:r w:rsidRPr="00A11724">
        <w:rPr>
          <w:rFonts w:ascii="Arial" w:hAnsi="Arial" w:cs="Arial"/>
          <w:color w:val="000000" w:themeColor="text1"/>
          <w:sz w:val="22"/>
          <w:highlight w:val="yellow"/>
          <w:rPrChange w:id="598" w:author="Zhang Haikun" w:date="2019-12-19T19:47:00Z">
            <w:rPr>
              <w:rFonts w:ascii="Arial" w:hAnsi="Arial" w:cs="Arial"/>
              <w:color w:val="000000" w:themeColor="text1"/>
              <w:sz w:val="22"/>
              <w:highlight w:val="green"/>
            </w:rPr>
          </w:rPrChange>
        </w:rPr>
        <w:t>diagnosis strategy in which HBV integration</w:t>
      </w:r>
      <w:r w:rsidRPr="00A11724">
        <w:rPr>
          <w:rFonts w:ascii="Arial" w:hAnsi="Arial" w:cs="Arial"/>
          <w:sz w:val="22"/>
          <w:highlight w:val="yellow"/>
          <w:rPrChange w:id="599" w:author="Zhang Haikun" w:date="2019-12-19T19:47:00Z">
            <w:rPr>
              <w:rFonts w:ascii="Arial" w:hAnsi="Arial" w:cs="Arial"/>
              <w:sz w:val="22"/>
              <w:highlight w:val="green"/>
            </w:rPr>
          </w:rPrChange>
        </w:rPr>
        <w:t xml:space="preserve"> </w:t>
      </w:r>
      <w:del w:id="600" w:author="Zhang Haikun" w:date="2019-12-19T19:47:00Z">
        <w:r w:rsidRPr="00A11724" w:rsidDel="00A11724">
          <w:rPr>
            <w:rFonts w:ascii="Arial" w:hAnsi="Arial" w:cs="Arial"/>
            <w:sz w:val="22"/>
            <w:highlight w:val="yellow"/>
            <w:rPrChange w:id="601" w:author="Zhang Haikun" w:date="2019-12-19T19:47:00Z">
              <w:rPr>
                <w:rFonts w:ascii="Arial" w:hAnsi="Arial" w:cs="Arial"/>
                <w:sz w:val="22"/>
                <w:highlight w:val="green"/>
              </w:rPr>
            </w:rPrChange>
          </w:rPr>
          <w:delText xml:space="preserve">and multiple hypomethylated long range </w:delText>
        </w:r>
      </w:del>
      <w:r w:rsidRPr="00A11724">
        <w:rPr>
          <w:rFonts w:ascii="Arial" w:hAnsi="Arial" w:cs="Arial"/>
          <w:sz w:val="22"/>
          <w:highlight w:val="yellow"/>
          <w:rPrChange w:id="602" w:author="Zhang Haikun" w:date="2019-12-19T19:47:00Z">
            <w:rPr>
              <w:rFonts w:ascii="Arial" w:hAnsi="Arial" w:cs="Arial"/>
              <w:sz w:val="22"/>
              <w:highlight w:val="green"/>
            </w:rPr>
          </w:rPrChange>
        </w:rPr>
        <w:t>regions were employed.</w:t>
      </w:r>
    </w:p>
    <w:p w14:paraId="557DF5EC" w14:textId="23C29F8D" w:rsidR="00A11724" w:rsidRPr="00AC3A1C" w:rsidDel="00A11724" w:rsidRDefault="00A11724" w:rsidP="00AC3A1C">
      <w:pPr>
        <w:spacing w:before="240"/>
        <w:rPr>
          <w:del w:id="603" w:author="Zhang Haikun" w:date="2019-12-19T19:45:00Z"/>
        </w:rPr>
      </w:pPr>
    </w:p>
    <w:p w14:paraId="11E851AC" w14:textId="3569DE04" w:rsidR="00295849" w:rsidRPr="00A32097" w:rsidRDefault="00E41496">
      <w:pPr>
        <w:spacing w:before="240"/>
        <w:rPr>
          <w:rFonts w:ascii="Arial" w:eastAsia="宋体" w:hAnsi="Arial" w:cs="Arial"/>
          <w:sz w:val="22"/>
        </w:rPr>
      </w:pPr>
      <w:r w:rsidRPr="00A32097">
        <w:rPr>
          <w:rFonts w:ascii="Arial" w:hAnsi="Arial" w:cs="Arial"/>
          <w:sz w:val="22"/>
        </w:rPr>
        <w:t xml:space="preserve">Patients with chronic liver disease are at risk of HCC development, highest among those with cirrhosis. Professional societies recommend HCC surveillance in those patients at high risk who will benefit from early diagnosis so they might </w:t>
      </w:r>
      <w:r w:rsidR="004F21FE">
        <w:rPr>
          <w:rFonts w:ascii="Arial" w:hAnsi="Arial" w:cs="Arial"/>
          <w:sz w:val="22"/>
        </w:rPr>
        <w:t>receive</w:t>
      </w:r>
      <w:r w:rsidRPr="00A32097">
        <w:rPr>
          <w:rFonts w:ascii="Arial" w:hAnsi="Arial" w:cs="Arial"/>
          <w:sz w:val="22"/>
        </w:rPr>
        <w:t xml:space="preserve"> curative therapies. The recommended strategy for surveillance includes abdominal ultrasound with or without alpha-fetoprotein (AFP) every </w:t>
      </w:r>
      <w:r w:rsidR="00220894" w:rsidRPr="00A32097">
        <w:rPr>
          <w:rFonts w:ascii="Arial" w:hAnsi="Arial" w:cs="Arial"/>
          <w:sz w:val="22"/>
        </w:rPr>
        <w:t>six</w:t>
      </w:r>
      <w:r w:rsidRPr="00A32097">
        <w:rPr>
          <w:rFonts w:ascii="Arial" w:hAnsi="Arial" w:cs="Arial"/>
          <w:sz w:val="22"/>
        </w:rPr>
        <w:t xml:space="preserve"> months. However, image examination</w:t>
      </w:r>
      <w:r w:rsidR="004F21FE">
        <w:rPr>
          <w:rFonts w:ascii="Arial" w:hAnsi="Arial" w:cs="Arial"/>
          <w:sz w:val="22"/>
        </w:rPr>
        <w:t xml:space="preserve"> required</w:t>
      </w:r>
      <w:r w:rsidRPr="00A32097">
        <w:rPr>
          <w:rFonts w:ascii="Arial" w:hAnsi="Arial" w:cs="Arial"/>
          <w:sz w:val="22"/>
        </w:rPr>
        <w:t xml:space="preserve"> special equipment (the ultrasound machine) and trained personnel to perform and interpret the study, </w:t>
      </w:r>
      <w:r w:rsidR="004F21FE">
        <w:rPr>
          <w:rFonts w:ascii="Arial" w:hAnsi="Arial" w:cs="Arial"/>
          <w:sz w:val="22"/>
        </w:rPr>
        <w:t xml:space="preserve">potential barriers </w:t>
      </w:r>
      <w:r w:rsidRPr="00A32097">
        <w:rPr>
          <w:rFonts w:ascii="Arial" w:hAnsi="Arial" w:cs="Arial"/>
          <w:sz w:val="22"/>
        </w:rPr>
        <w:t>especially considering the large population of patients with HBV infection in China. Ultrasound is also operator dependent. Therefore, there is an unmet clinical need for new non-invasive diagnostic tests that is not operator dependent, such as liquid biopsy using circulating tumor cells</w:t>
      </w:r>
      <w:r w:rsidR="00546981" w:rsidRPr="00A32097">
        <w:rPr>
          <w:rFonts w:ascii="Arial" w:hAnsi="Arial" w:cs="Arial"/>
          <w:sz w:val="22"/>
        </w:rPr>
        <w:t xml:space="preserve"> </w:t>
      </w:r>
      <w:r w:rsidR="00546981" w:rsidRPr="00A429CA">
        <w:rPr>
          <w:rFonts w:ascii="Arial" w:hAnsi="Arial" w:cs="Arial"/>
          <w:sz w:val="22"/>
        </w:rPr>
        <w:fldChar w:fldCharType="begin"/>
      </w:r>
      <w:r w:rsidR="00996940">
        <w:rPr>
          <w:rFonts w:ascii="Arial" w:hAnsi="Arial" w:cs="Arial"/>
          <w:sz w:val="22"/>
        </w:rPr>
        <w:instrText xml:space="preserve"> ADDIN EN.CITE &lt;EndNote&gt;&lt;Cite&gt;&lt;Author&gt;Palmirotta&lt;/Author&gt;&lt;Year&gt;2018&lt;/Year&gt;&lt;RecNum&gt;41&lt;/RecNum&gt;&lt;DisplayText&gt;(44)&lt;/DisplayText&gt;&lt;record&gt;&lt;rec-number&gt;41&lt;/rec-number&gt;&lt;foreign-keys&gt;&lt;key app="EN" db-id="azdt0xssp05swhexfr1pfdavptt2pwtfzf95" timestamp="1576486174"&gt;41&lt;/key&gt;&lt;/foreign-keys&gt;&lt;ref-type name="Journal Article"&gt;17&lt;/ref-type&gt;&lt;contributors&gt;&lt;authors&gt;&lt;author&gt;Palmirotta, R.&lt;/author&gt;&lt;author&gt;Lovero, D.&lt;/author&gt;&lt;author&gt;Cafforio, P.&lt;/author&gt;&lt;author&gt;Felici, C.&lt;/author&gt;&lt;author&gt;Mannavola, F.&lt;/author&gt;&lt;author&gt;Pelle, E.&lt;/author&gt;&lt;author&gt;Quaresmini, D.&lt;/author&gt;&lt;author&gt;Tucci, M.&lt;/author&gt;&lt;author&gt;Silvestris, F.&lt;/author&gt;&lt;/authors&gt;&lt;/contributors&gt;&lt;auth-address&gt;Section of Clinical and Molecular Oncology, Department of Biomedical Sciences and Human Oncology, University of Bari Aldo Moro, Bari, Italy.&amp;#xD;Section of Clinical and Molecular Oncology, Department of Biomedical Sciences and Human Oncology, University of Bari Aldo Moro, Bari, 70124, Italy.&lt;/auth-address&gt;&lt;titles&gt;&lt;title&gt;Liquid biopsy of cancer: a multimodal diagnostic tool in clinical oncology&lt;/title&gt;&lt;secondary-title&gt;Ther Adv Med Oncol&lt;/secondary-title&gt;&lt;/titles&gt;&lt;periodical&gt;&lt;full-title&gt;Ther Adv Med Oncol&lt;/full-title&gt;&lt;/periodical&gt;&lt;pages&gt;1758835918794630&lt;/pages&gt;&lt;volume&gt;10&lt;/volume&gt;&lt;keywords&gt;&lt;keyword&gt;cancer&lt;/keyword&gt;&lt;keyword&gt;circulating tumor DNA&lt;/keyword&gt;&lt;keyword&gt;circulating tumor cells&lt;/keyword&gt;&lt;keyword&gt;exosomes&lt;/keyword&gt;&lt;keyword&gt;liquid biopsy&lt;/keyword&gt;&lt;keyword&gt;targeted therapy&lt;/keyword&gt;&lt;keyword&gt;interest.&lt;/keyword&gt;&lt;/keywords&gt;&lt;dates&gt;&lt;year&gt;2018&lt;/year&gt;&lt;/dates&gt;&lt;isbn&gt;1758-8340 (Print)&amp;#xD;1758-8340 (Linking)&lt;/isbn&gt;&lt;accession-num&gt;30181785&lt;/accession-num&gt;&lt;urls&gt;&lt;related-urls&gt;&lt;url&gt;https://www.ncbi.nlm.nih.gov/pubmed/30181785&lt;/url&gt;&lt;/related-urls&gt;&lt;/urls&gt;&lt;custom2&gt;PMC6116068&lt;/custom2&gt;&lt;electronic-resource-num&gt;10.1177/1758835918794630&lt;/electronic-resource-num&gt;&lt;/record&gt;&lt;/Cite&gt;&lt;/EndNote&gt;</w:instrText>
      </w:r>
      <w:r w:rsidR="00546981" w:rsidRPr="00A429CA">
        <w:rPr>
          <w:rFonts w:ascii="Arial" w:hAnsi="Arial" w:cs="Arial"/>
          <w:sz w:val="22"/>
        </w:rPr>
        <w:fldChar w:fldCharType="separate"/>
      </w:r>
      <w:r w:rsidR="00996940">
        <w:rPr>
          <w:rFonts w:ascii="Arial" w:hAnsi="Arial" w:cs="Arial"/>
          <w:noProof/>
          <w:sz w:val="22"/>
        </w:rPr>
        <w:t>(44)</w:t>
      </w:r>
      <w:r w:rsidR="00546981" w:rsidRPr="00A429CA">
        <w:rPr>
          <w:rFonts w:ascii="Arial" w:hAnsi="Arial" w:cs="Arial"/>
          <w:sz w:val="22"/>
        </w:rPr>
        <w:fldChar w:fldCharType="end"/>
      </w:r>
      <w:r w:rsidR="00546981" w:rsidRPr="00A32097">
        <w:rPr>
          <w:rFonts w:ascii="Arial" w:hAnsi="Arial" w:cs="Arial"/>
          <w:sz w:val="22"/>
        </w:rPr>
        <w:t xml:space="preserve">. </w:t>
      </w:r>
      <w:r w:rsidRPr="00A32097">
        <w:rPr>
          <w:rFonts w:ascii="Arial" w:hAnsi="Arial" w:cs="Arial"/>
          <w:sz w:val="22"/>
        </w:rPr>
        <w:t xml:space="preserve">Unfortunately, The European Association for the Study of the Liver did not recommend the use of any existing </w:t>
      </w:r>
      <w:r w:rsidRPr="000F0CE7">
        <w:rPr>
          <w:rFonts w:ascii="Arial" w:hAnsi="Arial" w:cs="Arial"/>
          <w:sz w:val="22"/>
        </w:rPr>
        <w:t>tumor markers such as AFP and L3 fraction for HCC surveillance due to their suboptimal performance for early detection, and in the prior version of the American Association for the Liver Diseases, AFP was felt to lack both sensitivity or specificity for early dete</w:t>
      </w:r>
      <w:r w:rsidRPr="00A32097">
        <w:rPr>
          <w:rFonts w:ascii="Arial" w:hAnsi="Arial" w:cs="Arial"/>
          <w:sz w:val="22"/>
        </w:rPr>
        <w:t>ction of HCC. Subjects at highest risk for HCC are those with chronic hepatitis and advanced fibrosis</w:t>
      </w:r>
      <w:r w:rsidR="00202BD8">
        <w:rPr>
          <w:rFonts w:ascii="Arial" w:hAnsi="Arial" w:cs="Arial"/>
          <w:sz w:val="22"/>
        </w:rPr>
        <w:t xml:space="preserve">; </w:t>
      </w:r>
      <w:r w:rsidRPr="00A32097">
        <w:rPr>
          <w:rFonts w:ascii="Arial" w:hAnsi="Arial" w:cs="Arial"/>
          <w:sz w:val="22"/>
        </w:rPr>
        <w:t xml:space="preserve">hepatic inflammation can result in elevation of AFP and up to </w:t>
      </w:r>
      <w:r w:rsidR="00202BD8">
        <w:rPr>
          <w:rFonts w:ascii="Arial" w:hAnsi="Arial" w:cs="Arial"/>
          <w:sz w:val="22"/>
        </w:rPr>
        <w:t>3</w:t>
      </w:r>
      <w:r w:rsidRPr="00A32097">
        <w:rPr>
          <w:rFonts w:ascii="Arial" w:hAnsi="Arial" w:cs="Arial"/>
          <w:sz w:val="22"/>
        </w:rPr>
        <w:t xml:space="preserve">0% of HCC was non-AFP producing. Current study found a strong negative correlation between </w:t>
      </w:r>
      <w:del w:id="604" w:author="Zhang Haikun" w:date="2019-12-19T19:49:00Z">
        <w:r w:rsidR="00664DC3" w:rsidRPr="00A32097" w:rsidDel="00A11724">
          <w:rPr>
            <w:rFonts w:ascii="Arial" w:hAnsi="Arial" w:cs="Arial"/>
            <w:sz w:val="22"/>
          </w:rPr>
          <w:delText>Methyl</w:delText>
        </w:r>
        <w:r w:rsidR="00664DC3" w:rsidRPr="000D6410" w:rsidDel="00A11724">
          <w:rPr>
            <w:rFonts w:ascii="Arial" w:hAnsi="Arial" w:cs="Arial"/>
            <w:sz w:val="22"/>
            <w:vertAlign w:val="subscript"/>
          </w:rPr>
          <w:delText>HBV</w:delText>
        </w:r>
        <w:r w:rsidR="00664DC3" w:rsidDel="00A11724">
          <w:rPr>
            <w:rFonts w:ascii="Arial" w:hAnsi="Arial" w:cs="Arial"/>
            <w:sz w:val="22"/>
            <w:vertAlign w:val="subscript"/>
          </w:rPr>
          <w:delText>LR</w:delText>
        </w:r>
        <w:r w:rsidR="00664DC3" w:rsidRPr="00A32097" w:rsidDel="00A11724">
          <w:rPr>
            <w:rFonts w:ascii="Arial" w:hAnsi="Arial" w:cs="Arial"/>
            <w:sz w:val="22"/>
          </w:rPr>
          <w:delText xml:space="preserve"> </w:delText>
        </w:r>
      </w:del>
      <w:ins w:id="605" w:author="Zhang Haikun" w:date="2019-12-19T19:49:00Z">
        <w:r w:rsidR="00A11724" w:rsidRPr="00A32097">
          <w:rPr>
            <w:rFonts w:ascii="Arial" w:hAnsi="Arial" w:cs="Arial"/>
            <w:sz w:val="22"/>
          </w:rPr>
          <w:t>Methyl</w:t>
        </w:r>
        <w:r w:rsidR="00A11724" w:rsidRPr="000D6410">
          <w:rPr>
            <w:rFonts w:ascii="Arial" w:hAnsi="Arial" w:cs="Arial"/>
            <w:sz w:val="22"/>
            <w:vertAlign w:val="subscript"/>
          </w:rPr>
          <w:t>HBV</w:t>
        </w:r>
        <w:r w:rsidR="00A11724">
          <w:rPr>
            <w:rFonts w:ascii="Arial" w:hAnsi="Arial" w:cs="Arial"/>
            <w:sz w:val="22"/>
            <w:vertAlign w:val="subscript"/>
          </w:rPr>
          <w:t>5k</w:t>
        </w:r>
        <w:r w:rsidR="00A11724" w:rsidRPr="00A32097">
          <w:rPr>
            <w:rFonts w:ascii="Arial" w:hAnsi="Arial" w:cs="Arial"/>
            <w:sz w:val="22"/>
          </w:rPr>
          <w:t xml:space="preserve"> </w:t>
        </w:r>
      </w:ins>
      <w:r w:rsidRPr="00A32097">
        <w:rPr>
          <w:rFonts w:ascii="Arial" w:hAnsi="Arial" w:cs="Arial"/>
          <w:sz w:val="22"/>
        </w:rPr>
        <w:t xml:space="preserve">and AFP levels. However, unlike AFP, the </w:t>
      </w:r>
      <w:del w:id="606" w:author="Zhang Haikun" w:date="2019-12-19T19:49:00Z">
        <w:r w:rsidR="00664DC3" w:rsidRPr="00A32097" w:rsidDel="00A11724">
          <w:rPr>
            <w:rFonts w:ascii="Arial" w:hAnsi="Arial" w:cs="Arial"/>
            <w:sz w:val="22"/>
          </w:rPr>
          <w:delText>Methyl</w:delText>
        </w:r>
        <w:r w:rsidR="00664DC3" w:rsidRPr="00A32097" w:rsidDel="00A11724">
          <w:rPr>
            <w:rFonts w:ascii="Arial" w:eastAsia="Times New Roman" w:hAnsi="Arial" w:cs="Arial"/>
            <w:color w:val="000000" w:themeColor="text1"/>
            <w:sz w:val="22"/>
            <w:szCs w:val="20"/>
            <w:vertAlign w:val="subscript"/>
            <w:lang w:eastAsia="en-US"/>
          </w:rPr>
          <w:delText>HBV</w:delText>
        </w:r>
        <w:r w:rsidR="00664DC3" w:rsidDel="00A11724">
          <w:rPr>
            <w:rFonts w:ascii="Arial" w:eastAsia="Times New Roman" w:hAnsi="Arial" w:cs="Arial"/>
            <w:color w:val="000000" w:themeColor="text1"/>
            <w:sz w:val="22"/>
            <w:szCs w:val="20"/>
            <w:vertAlign w:val="subscript"/>
            <w:lang w:eastAsia="en-US"/>
          </w:rPr>
          <w:delText>LR</w:delText>
        </w:r>
        <w:r w:rsidR="00664DC3" w:rsidRPr="00A32097" w:rsidDel="00A11724">
          <w:rPr>
            <w:rFonts w:ascii="Arial" w:hAnsi="Arial" w:cs="Arial"/>
            <w:sz w:val="22"/>
          </w:rPr>
          <w:delText xml:space="preserve"> </w:delText>
        </w:r>
      </w:del>
      <w:ins w:id="607" w:author="Zhang Haikun" w:date="2019-12-19T19:49:00Z">
        <w:r w:rsidR="00A11724" w:rsidRPr="00A32097">
          <w:rPr>
            <w:rFonts w:ascii="Arial" w:hAnsi="Arial" w:cs="Arial"/>
            <w:sz w:val="22"/>
          </w:rPr>
          <w:t>Methyl</w:t>
        </w:r>
        <w:r w:rsidR="00A11724" w:rsidRPr="00A32097">
          <w:rPr>
            <w:rFonts w:ascii="Arial" w:eastAsia="Times New Roman" w:hAnsi="Arial" w:cs="Arial"/>
            <w:color w:val="000000" w:themeColor="text1"/>
            <w:sz w:val="22"/>
            <w:szCs w:val="20"/>
            <w:vertAlign w:val="subscript"/>
            <w:lang w:eastAsia="en-US"/>
          </w:rPr>
          <w:t>HBV</w:t>
        </w:r>
        <w:r w:rsidR="00A11724">
          <w:rPr>
            <w:rFonts w:ascii="Arial" w:eastAsia="Times New Roman" w:hAnsi="Arial" w:cs="Arial"/>
            <w:color w:val="000000" w:themeColor="text1"/>
            <w:sz w:val="22"/>
            <w:szCs w:val="20"/>
            <w:vertAlign w:val="subscript"/>
            <w:lang w:eastAsia="en-US"/>
          </w:rPr>
          <w:t>5k</w:t>
        </w:r>
        <w:r w:rsidR="00A11724" w:rsidRPr="00A32097">
          <w:rPr>
            <w:rFonts w:ascii="Arial" w:hAnsi="Arial" w:cs="Arial"/>
            <w:sz w:val="22"/>
          </w:rPr>
          <w:t xml:space="preserve"> </w:t>
        </w:r>
      </w:ins>
      <w:r w:rsidRPr="00A32097">
        <w:rPr>
          <w:rFonts w:ascii="Arial" w:hAnsi="Arial" w:cs="Arial"/>
          <w:sz w:val="22"/>
        </w:rPr>
        <w:t>level was not affected by the presence of inflammation, hence making it a more specific tumor marker. Currently new blood-based measurements are commonly compared with AFP, which had already been shown to have inadequate sensitivity and specificity, hence we believe future comparison should be between new biomarkers and ultr</w:t>
      </w:r>
      <w:r w:rsidRPr="000F0CE7">
        <w:rPr>
          <w:rFonts w:ascii="Arial" w:hAnsi="Arial" w:cs="Arial"/>
          <w:sz w:val="22"/>
        </w:rPr>
        <w:t>asound for early detection of HCC. Although WGBS of cfDNA has been shown effective for cancer detection</w:t>
      </w:r>
      <w:r w:rsidR="00384783" w:rsidRPr="000F0CE7">
        <w:rPr>
          <w:rFonts w:ascii="Arial" w:hAnsi="Arial" w:cs="Arial"/>
          <w:sz w:val="22"/>
        </w:rPr>
        <w:t xml:space="preserve"> </w:t>
      </w:r>
      <w:r w:rsidR="005D4E3B" w:rsidRPr="000F0CE7">
        <w:rPr>
          <w:rFonts w:ascii="Arial" w:hAnsi="Arial" w:cs="Arial"/>
          <w:sz w:val="22"/>
        </w:rPr>
        <w:fldChar w:fldCharType="begin">
          <w:fldData xml:space="preserve">PEVuZE5vdGU+PENpdGU+PEF1dGhvcj5MZWhtYW5uLVdlcm1hbjwvQXV0aG9yPjxZZWFyPjIwMTY8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=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PEVuZE5vdGU+PENpdGU+PEF1dGhvcj5MZWhtYW5uLVdlcm1hbjwvQXV0aG9yPjxZZWFyPjIwMTY8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=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005D4E3B" w:rsidRPr="000F0CE7">
        <w:rPr>
          <w:rFonts w:ascii="Arial" w:hAnsi="Arial" w:cs="Arial"/>
          <w:sz w:val="22"/>
        </w:rPr>
      </w:r>
      <w:r w:rsidR="005D4E3B" w:rsidRPr="000F0CE7">
        <w:rPr>
          <w:rFonts w:ascii="Arial" w:hAnsi="Arial" w:cs="Arial"/>
          <w:sz w:val="22"/>
        </w:rPr>
        <w:fldChar w:fldCharType="separate"/>
      </w:r>
      <w:r w:rsidR="00FF7B11">
        <w:rPr>
          <w:rFonts w:ascii="Arial" w:hAnsi="Arial" w:cs="Arial"/>
          <w:noProof/>
          <w:sz w:val="22"/>
        </w:rPr>
        <w:t>(28)</w:t>
      </w:r>
      <w:r w:rsidR="005D4E3B" w:rsidRPr="000F0CE7">
        <w:rPr>
          <w:rFonts w:ascii="Arial" w:hAnsi="Arial" w:cs="Arial"/>
          <w:sz w:val="22"/>
        </w:rPr>
        <w:fldChar w:fldCharType="end"/>
      </w:r>
      <w:r w:rsidR="00A427E7" w:rsidRPr="000F0CE7">
        <w:rPr>
          <w:rFonts w:ascii="Arial" w:hAnsi="Arial" w:cs="Arial"/>
          <w:sz w:val="22"/>
        </w:rPr>
        <w:t xml:space="preserve">, </w:t>
      </w:r>
      <w:r w:rsidRPr="000F0CE7">
        <w:rPr>
          <w:rFonts w:ascii="Arial" w:hAnsi="Arial" w:cs="Arial"/>
          <w:sz w:val="22"/>
        </w:rPr>
        <w:t>the cost of cfDNA WGBS in cancer patients is one of challenges for wide application. In this paper, we explored the cfDNA methylome of hepatitis, cirrhosis and HCC patients and examined the feasibility of HCC detection using low-pass WGBS. We demonstrated the measurement o</w:t>
      </w:r>
      <w:r w:rsidRPr="00D3757C">
        <w:rPr>
          <w:rFonts w:ascii="Arial" w:hAnsi="Arial" w:cs="Arial"/>
          <w:sz w:val="22"/>
        </w:rPr>
        <w:t xml:space="preserve">f </w:t>
      </w:r>
      <w:r w:rsidR="00664DC3">
        <w:rPr>
          <w:rFonts w:ascii="Arial" w:hAnsi="Arial" w:cs="Arial"/>
          <w:sz w:val="22"/>
        </w:rPr>
        <w:t>DNA</w:t>
      </w:r>
      <w:r w:rsidRPr="00D3757C">
        <w:rPr>
          <w:rFonts w:ascii="Arial" w:hAnsi="Arial" w:cs="Arial"/>
          <w:sz w:val="22"/>
        </w:rPr>
        <w:t xml:space="preserve"> methylation</w:t>
      </w:r>
      <w:r w:rsidR="00E158CF" w:rsidRPr="00D3757C">
        <w:rPr>
          <w:rFonts w:ascii="Arial" w:hAnsi="Arial" w:cs="Arial"/>
          <w:sz w:val="22"/>
        </w:rPr>
        <w:t xml:space="preserve"> around HBV integration regions</w:t>
      </w:r>
      <w:r w:rsidRPr="000F0CE7">
        <w:rPr>
          <w:rFonts w:ascii="Arial" w:hAnsi="Arial" w:cs="Arial"/>
          <w:sz w:val="22"/>
        </w:rPr>
        <w:t xml:space="preserve"> co</w:t>
      </w:r>
      <w:r w:rsidR="00E158CF">
        <w:rPr>
          <w:rFonts w:ascii="Arial" w:hAnsi="Arial" w:cs="Arial"/>
          <w:sz w:val="22"/>
        </w:rPr>
        <w:t xml:space="preserve">uld be applied in low-pass cell </w:t>
      </w:r>
      <w:r w:rsidRPr="000F0CE7">
        <w:rPr>
          <w:rFonts w:ascii="Arial" w:hAnsi="Arial" w:cs="Arial"/>
          <w:sz w:val="22"/>
        </w:rPr>
        <w:t>free WGBS at 5-million reads to reflect liver disease status of chronic hepatitis, cirrhosis and HCC. Moreover, DNA hypomethylation in HBV integration regions was shown promising results as a potential biomarker for early</w:t>
      </w:r>
      <w:r w:rsidRPr="00A32097">
        <w:rPr>
          <w:rFonts w:ascii="Arial" w:hAnsi="Arial" w:cs="Arial"/>
          <w:sz w:val="22"/>
        </w:rPr>
        <w:t xml:space="preserve"> HCC detection.</w:t>
      </w:r>
    </w:p>
    <w:p w14:paraId="0617B54D" w14:textId="7F96885A" w:rsidR="00C2685F" w:rsidRPr="00A32097" w:rsidRDefault="00C2685F">
      <w:pPr>
        <w:spacing w:before="240"/>
        <w:ind w:firstLineChars="200" w:firstLine="440"/>
        <w:rPr>
          <w:rFonts w:ascii="Arial" w:hAnsi="Arial" w:cs="Arial"/>
          <w:color w:val="000000" w:themeColor="text1"/>
          <w:sz w:val="22"/>
        </w:rPr>
      </w:pPr>
      <w:r w:rsidRPr="0071518C">
        <w:rPr>
          <w:rFonts w:ascii="Arial" w:hAnsi="Arial" w:cs="Arial"/>
          <w:sz w:val="22"/>
        </w:rPr>
        <w:t>Previous studies have been shown that the</w:t>
      </w:r>
      <w:r w:rsidRPr="00A32097">
        <w:rPr>
          <w:rFonts w:ascii="Arial" w:hAnsi="Arial" w:cs="Arial"/>
          <w:sz w:val="22"/>
        </w:rPr>
        <w:t xml:space="preserve"> fragmentation process of </w:t>
      </w:r>
      <w:r w:rsidR="006F7211" w:rsidRPr="00A32097">
        <w:rPr>
          <w:rFonts w:ascii="Arial" w:hAnsi="Arial" w:cs="Arial"/>
          <w:sz w:val="22"/>
        </w:rPr>
        <w:t>cf</w:t>
      </w:r>
      <w:r w:rsidRPr="00A32097">
        <w:rPr>
          <w:rFonts w:ascii="Arial" w:hAnsi="Arial" w:cs="Arial"/>
          <w:sz w:val="22"/>
        </w:rPr>
        <w:t xml:space="preserve">DNA is not random </w:t>
      </w:r>
      <w:r w:rsidRPr="00A429CA">
        <w:rPr>
          <w:rFonts w:ascii="Arial" w:hAnsi="Arial" w:cs="Arial"/>
          <w:sz w:val="22"/>
        </w:rPr>
        <w:fldChar w:fldCharType="begin">
          <w:fldData xml:space="preserve">PEVuZE5vdGU+PENpdGU+PEF1dGhvcj5KaWFuZzwvQXV0aG9yPjxZZWFyPjIwMTg8L1llYXI+PFJl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</w:fldData>
        </w:fldChar>
      </w:r>
      <w:r w:rsidR="00996940">
        <w:rPr>
          <w:rFonts w:ascii="Arial" w:hAnsi="Arial" w:cs="Arial"/>
          <w:sz w:val="22"/>
        </w:rPr>
        <w:instrText xml:space="preserve"> ADDIN EN.CITE </w:instrText>
      </w:r>
      <w:r w:rsidR="00996940">
        <w:rPr>
          <w:rFonts w:ascii="Arial" w:hAnsi="Arial" w:cs="Arial"/>
          <w:sz w:val="22"/>
        </w:rPr>
        <w:fldChar w:fldCharType="begin">
          <w:fldData xml:space="preserve">PEVuZE5vdGU+PENpdGU+PEF1dGhvcj5KaWFuZzwvQXV0aG9yPjxZZWFyPjIwMTg8L1llYXI+PFJl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</w:fldData>
        </w:fldChar>
      </w:r>
      <w:r w:rsidR="00996940">
        <w:rPr>
          <w:rFonts w:ascii="Arial" w:hAnsi="Arial" w:cs="Arial"/>
          <w:sz w:val="22"/>
        </w:rPr>
        <w:instrText xml:space="preserve"> ADDIN EN.CITE.DATA </w:instrText>
      </w:r>
      <w:r w:rsidR="00996940">
        <w:rPr>
          <w:rFonts w:ascii="Arial" w:hAnsi="Arial" w:cs="Arial"/>
          <w:sz w:val="22"/>
        </w:rPr>
      </w:r>
      <w:r w:rsidR="00996940">
        <w:rPr>
          <w:rFonts w:ascii="Arial" w:hAnsi="Arial" w:cs="Arial"/>
          <w:sz w:val="22"/>
        </w:rPr>
        <w:fldChar w:fldCharType="end"/>
      </w:r>
      <w:r w:rsidRPr="00A429CA">
        <w:rPr>
          <w:rFonts w:ascii="Arial" w:hAnsi="Arial" w:cs="Arial"/>
          <w:sz w:val="22"/>
        </w:rPr>
      </w:r>
      <w:r w:rsidRPr="00A429CA">
        <w:rPr>
          <w:rFonts w:ascii="Arial" w:hAnsi="Arial" w:cs="Arial"/>
          <w:sz w:val="22"/>
        </w:rPr>
        <w:fldChar w:fldCharType="separate"/>
      </w:r>
      <w:r w:rsidR="00996940">
        <w:rPr>
          <w:rFonts w:ascii="Arial" w:hAnsi="Arial" w:cs="Arial"/>
          <w:noProof/>
          <w:sz w:val="22"/>
        </w:rPr>
        <w:t>(45, 46)</w:t>
      </w:r>
      <w:r w:rsidRPr="00A429CA">
        <w:rPr>
          <w:rFonts w:ascii="Arial" w:hAnsi="Arial" w:cs="Arial"/>
          <w:sz w:val="22"/>
        </w:rPr>
        <w:fldChar w:fldCharType="end"/>
      </w:r>
      <w:r w:rsidRPr="00A32097">
        <w:rPr>
          <w:rFonts w:ascii="Arial" w:hAnsi="Arial" w:cs="Arial"/>
          <w:sz w:val="22"/>
        </w:rPr>
        <w:t>.</w:t>
      </w:r>
      <w:r w:rsidR="006F7211" w:rsidRPr="00A32097">
        <w:rPr>
          <w:rFonts w:ascii="Arial" w:hAnsi="Arial" w:cs="Arial"/>
          <w:sz w:val="22"/>
        </w:rPr>
        <w:t xml:space="preserve"> </w:t>
      </w:r>
      <w:r w:rsidRPr="00A32097">
        <w:rPr>
          <w:rFonts w:ascii="Arial" w:hAnsi="Arial" w:cs="Arial"/>
          <w:sz w:val="22"/>
        </w:rPr>
        <w:t xml:space="preserve">Our results show </w:t>
      </w:r>
      <w:r w:rsidRPr="0071518C">
        <w:rPr>
          <w:rFonts w:ascii="Arial" w:hAnsi="Arial" w:cs="Arial"/>
          <w:sz w:val="22"/>
        </w:rPr>
        <w:t>low-pass WGBS for cfDNA tended to capture fragments from repeat regions and HBV integration sites</w:t>
      </w:r>
      <w:r w:rsidR="003010B9" w:rsidRPr="0071518C">
        <w:rPr>
          <w:rFonts w:ascii="Arial" w:hAnsi="Arial" w:cs="Arial" w:hint="eastAsia"/>
          <w:sz w:val="22"/>
        </w:rPr>
        <w:t xml:space="preserve">. </w:t>
      </w:r>
      <w:r w:rsidR="00E86DC9" w:rsidRPr="0071518C">
        <w:rPr>
          <w:rFonts w:ascii="Arial" w:hAnsi="Arial" w:cs="Arial"/>
          <w:sz w:val="22"/>
        </w:rPr>
        <w:t>Due to open chromati</w:t>
      </w:r>
      <w:del w:id="608" w:author="Zhang Haikun" w:date="2019-12-19T21:00:00Z">
        <w:r w:rsidR="00E86DC9" w:rsidRPr="0071518C" w:rsidDel="008439B1">
          <w:rPr>
            <w:rFonts w:ascii="Arial" w:hAnsi="Arial" w:cs="Arial"/>
            <w:sz w:val="22"/>
          </w:rPr>
          <w:delText>o</w:delText>
        </w:r>
      </w:del>
      <w:r w:rsidR="00E86DC9" w:rsidRPr="0071518C">
        <w:rPr>
          <w:rFonts w:ascii="Arial" w:hAnsi="Arial" w:cs="Arial"/>
          <w:sz w:val="22"/>
        </w:rPr>
        <w:t xml:space="preserve">n regions </w:t>
      </w:r>
      <w:r w:rsidR="0071518C" w:rsidRPr="0071518C">
        <w:rPr>
          <w:rFonts w:ascii="Arial" w:hAnsi="Arial" w:cs="Arial"/>
          <w:sz w:val="22"/>
        </w:rPr>
        <w:t>are</w:t>
      </w:r>
      <w:r w:rsidR="00E86DC9" w:rsidRPr="0071518C">
        <w:rPr>
          <w:rFonts w:ascii="Arial" w:hAnsi="Arial" w:cs="Arial"/>
          <w:sz w:val="22"/>
        </w:rPr>
        <w:t xml:space="preserve"> easily degradated, </w:t>
      </w:r>
      <w:r w:rsidR="003010B9" w:rsidRPr="0071518C">
        <w:rPr>
          <w:rFonts w:ascii="Arial" w:hAnsi="Arial" w:cs="Arial"/>
          <w:sz w:val="22"/>
        </w:rPr>
        <w:t>fragments from open chromation regions (promoter and gene coding regio</w:t>
      </w:r>
      <w:r w:rsidR="003010B9" w:rsidRPr="0071518C">
        <w:rPr>
          <w:rFonts w:ascii="Arial" w:hAnsi="Arial" w:cs="Arial"/>
          <w:color w:val="000000" w:themeColor="text1"/>
          <w:sz w:val="22"/>
        </w:rPr>
        <w:t>ns</w:t>
      </w:r>
      <w:r w:rsidR="003010B9" w:rsidRPr="0071518C">
        <w:rPr>
          <w:rFonts w:ascii="Arial" w:hAnsi="Arial" w:cs="Arial"/>
          <w:sz w:val="22"/>
        </w:rPr>
        <w:t>)</w:t>
      </w:r>
      <w:r w:rsidR="007D389B" w:rsidRPr="0071518C">
        <w:rPr>
          <w:rFonts w:ascii="Arial" w:hAnsi="Arial" w:cs="Arial"/>
          <w:sz w:val="22"/>
        </w:rPr>
        <w:t xml:space="preserve"> were </w:t>
      </w:r>
      <w:r w:rsidR="0071518C" w:rsidRPr="0071518C">
        <w:rPr>
          <w:rFonts w:ascii="Arial" w:hAnsi="Arial" w:cs="Arial"/>
          <w:sz w:val="22"/>
        </w:rPr>
        <w:t xml:space="preserve">less likely to be </w:t>
      </w:r>
      <w:r w:rsidR="007D389B" w:rsidRPr="0071518C">
        <w:rPr>
          <w:rFonts w:ascii="Arial" w:hAnsi="Arial" w:cs="Arial"/>
          <w:sz w:val="22"/>
        </w:rPr>
        <w:t xml:space="preserve">detected </w:t>
      </w:r>
      <w:r w:rsidR="00E86DC9" w:rsidRPr="0071518C">
        <w:rPr>
          <w:rFonts w:ascii="Arial" w:hAnsi="Arial" w:cs="Arial"/>
          <w:sz w:val="22"/>
        </w:rPr>
        <w:t>in cfDNA</w:t>
      </w:r>
      <w:r w:rsidRPr="0071518C">
        <w:rPr>
          <w:rFonts w:ascii="Arial" w:hAnsi="Arial" w:cs="Arial"/>
          <w:sz w:val="22"/>
        </w:rPr>
        <w:t xml:space="preserve">. </w:t>
      </w:r>
      <w:r w:rsidRPr="0071518C">
        <w:rPr>
          <w:rFonts w:ascii="Arial" w:hAnsi="Arial" w:cs="Arial"/>
          <w:color w:val="000000" w:themeColor="text1"/>
          <w:sz w:val="22"/>
        </w:rPr>
        <w:t>When decreasing the sequencing volume, over</w:t>
      </w:r>
      <w:r w:rsidR="006F7211" w:rsidRPr="0071518C">
        <w:rPr>
          <w:rFonts w:ascii="Arial" w:hAnsi="Arial" w:cs="Arial"/>
          <w:color w:val="000000" w:themeColor="text1"/>
          <w:sz w:val="22"/>
        </w:rPr>
        <w:t>representation</w:t>
      </w:r>
      <w:r w:rsidRPr="0071518C">
        <w:rPr>
          <w:rFonts w:ascii="Arial" w:hAnsi="Arial" w:cs="Arial"/>
          <w:color w:val="000000" w:themeColor="text1"/>
          <w:sz w:val="22"/>
        </w:rPr>
        <w:t xml:space="preserve"> of genomic repeat regions</w:t>
      </w:r>
      <w:r w:rsidR="003010B9" w:rsidRPr="0071518C">
        <w:rPr>
          <w:rFonts w:ascii="Arial" w:hAnsi="Arial" w:cs="Arial"/>
          <w:color w:val="000000" w:themeColor="text1"/>
          <w:sz w:val="22"/>
        </w:rPr>
        <w:t xml:space="preserve"> </w:t>
      </w:r>
      <w:r w:rsidR="003010B9" w:rsidRPr="0071518C">
        <w:rPr>
          <w:rFonts w:ascii="Arial" w:hAnsi="Arial" w:cs="Arial" w:hint="eastAsia"/>
          <w:color w:val="000000" w:themeColor="text1"/>
          <w:sz w:val="22"/>
        </w:rPr>
        <w:t>and</w:t>
      </w:r>
      <w:r w:rsidR="003010B9" w:rsidRPr="0071518C">
        <w:rPr>
          <w:rFonts w:ascii="Arial" w:hAnsi="Arial" w:cs="Arial"/>
          <w:color w:val="000000" w:themeColor="text1"/>
          <w:sz w:val="22"/>
        </w:rPr>
        <w:t xml:space="preserve"> </w:t>
      </w:r>
      <w:r w:rsidR="003010B9" w:rsidRPr="0071518C">
        <w:rPr>
          <w:rFonts w:ascii="Arial" w:hAnsi="Arial" w:cs="Arial" w:hint="eastAsia"/>
          <w:color w:val="000000" w:themeColor="text1"/>
          <w:sz w:val="22"/>
        </w:rPr>
        <w:t>HBV</w:t>
      </w:r>
      <w:r w:rsidR="003010B9" w:rsidRPr="0071518C">
        <w:rPr>
          <w:rFonts w:ascii="Arial" w:hAnsi="Arial" w:cs="Arial"/>
          <w:color w:val="000000" w:themeColor="text1"/>
          <w:sz w:val="22"/>
        </w:rPr>
        <w:t xml:space="preserve"> </w:t>
      </w:r>
      <w:r w:rsidR="003010B9" w:rsidRPr="0071518C">
        <w:rPr>
          <w:rFonts w:ascii="Arial" w:hAnsi="Arial" w:cs="Arial" w:hint="eastAsia"/>
          <w:color w:val="000000" w:themeColor="text1"/>
          <w:sz w:val="22"/>
        </w:rPr>
        <w:t>integration</w:t>
      </w:r>
      <w:r w:rsidR="003010B9" w:rsidRPr="0071518C">
        <w:rPr>
          <w:rFonts w:ascii="Arial" w:hAnsi="Arial" w:cs="Arial"/>
          <w:color w:val="000000" w:themeColor="text1"/>
          <w:sz w:val="22"/>
        </w:rPr>
        <w:t xml:space="preserve"> regions w</w:t>
      </w:r>
      <w:r w:rsidR="003010B9" w:rsidRPr="0071518C">
        <w:rPr>
          <w:rFonts w:ascii="Arial" w:hAnsi="Arial" w:cs="Arial" w:hint="eastAsia"/>
          <w:color w:val="000000" w:themeColor="text1"/>
          <w:sz w:val="22"/>
        </w:rPr>
        <w:t>ere</w:t>
      </w:r>
      <w:r w:rsidR="007D389B" w:rsidRPr="0071518C">
        <w:rPr>
          <w:rFonts w:ascii="Arial" w:hAnsi="Arial" w:cs="Arial"/>
          <w:color w:val="000000" w:themeColor="text1"/>
          <w:sz w:val="22"/>
        </w:rPr>
        <w:t xml:space="preserve"> observed in cfDNA</w:t>
      </w:r>
      <w:r w:rsidRPr="0071518C">
        <w:rPr>
          <w:rFonts w:ascii="Arial" w:hAnsi="Arial" w:cs="Arial"/>
          <w:color w:val="000000" w:themeColor="text1"/>
          <w:sz w:val="22"/>
        </w:rPr>
        <w:t>. This suggest</w:t>
      </w:r>
      <w:r w:rsidR="006F7211" w:rsidRPr="0071518C">
        <w:rPr>
          <w:rFonts w:ascii="Arial" w:hAnsi="Arial" w:cs="Arial"/>
          <w:color w:val="000000" w:themeColor="text1"/>
          <w:sz w:val="22"/>
        </w:rPr>
        <w:t>s</w:t>
      </w:r>
      <w:r w:rsidRPr="0071518C">
        <w:rPr>
          <w:rFonts w:ascii="Arial" w:hAnsi="Arial" w:cs="Arial"/>
          <w:color w:val="000000" w:themeColor="text1"/>
          <w:sz w:val="22"/>
        </w:rPr>
        <w:t xml:space="preserve"> that the </w:t>
      </w:r>
      <w:r w:rsidR="006F7211" w:rsidRPr="0071518C">
        <w:rPr>
          <w:rFonts w:ascii="Arial" w:hAnsi="Arial" w:cs="Arial"/>
          <w:color w:val="000000" w:themeColor="text1"/>
          <w:sz w:val="22"/>
        </w:rPr>
        <w:t xml:space="preserve">signal from </w:t>
      </w:r>
      <w:r w:rsidR="00E86DC9" w:rsidRPr="0071518C">
        <w:rPr>
          <w:rFonts w:ascii="Arial" w:hAnsi="Arial" w:cs="Arial"/>
          <w:color w:val="000000" w:themeColor="text1"/>
          <w:sz w:val="22"/>
        </w:rPr>
        <w:t xml:space="preserve">these </w:t>
      </w:r>
      <w:r w:rsidRPr="0071518C">
        <w:rPr>
          <w:rFonts w:ascii="Arial" w:hAnsi="Arial" w:cs="Arial"/>
          <w:color w:val="000000" w:themeColor="text1"/>
          <w:sz w:val="22"/>
        </w:rPr>
        <w:t xml:space="preserve">regions could remain </w:t>
      </w:r>
      <w:r w:rsidR="006F7211" w:rsidRPr="0071518C">
        <w:rPr>
          <w:rFonts w:ascii="Arial" w:hAnsi="Arial" w:cs="Arial"/>
          <w:color w:val="000000" w:themeColor="text1"/>
          <w:sz w:val="22"/>
        </w:rPr>
        <w:t xml:space="preserve">given </w:t>
      </w:r>
      <w:r w:rsidRPr="0071518C">
        <w:rPr>
          <w:rFonts w:ascii="Arial" w:hAnsi="Arial" w:cs="Arial"/>
          <w:color w:val="000000" w:themeColor="text1"/>
          <w:sz w:val="22"/>
        </w:rPr>
        <w:t xml:space="preserve">adequate </w:t>
      </w:r>
      <w:r w:rsidR="0071518C">
        <w:rPr>
          <w:rFonts w:ascii="Arial" w:hAnsi="Arial" w:cs="Arial"/>
          <w:color w:val="000000" w:themeColor="text1"/>
          <w:sz w:val="22"/>
        </w:rPr>
        <w:t>sequencing depth</w:t>
      </w:r>
      <w:r w:rsidR="0071518C" w:rsidRPr="00A32097">
        <w:rPr>
          <w:rFonts w:ascii="Arial" w:hAnsi="Arial" w:cs="Arial"/>
          <w:color w:val="000000" w:themeColor="text1"/>
          <w:sz w:val="22"/>
        </w:rPr>
        <w:t xml:space="preserve"> </w:t>
      </w:r>
      <w:r w:rsidRPr="00A32097">
        <w:rPr>
          <w:rFonts w:ascii="Arial" w:hAnsi="Arial" w:cs="Arial"/>
          <w:color w:val="000000" w:themeColor="text1"/>
          <w:sz w:val="22"/>
        </w:rPr>
        <w:t>in lo</w:t>
      </w:r>
      <w:r w:rsidR="007D389B">
        <w:rPr>
          <w:rFonts w:ascii="Arial" w:hAnsi="Arial" w:cs="Arial"/>
          <w:color w:val="000000" w:themeColor="text1"/>
          <w:sz w:val="22"/>
        </w:rPr>
        <w:t>w-</w:t>
      </w:r>
      <w:r w:rsidRPr="00A32097">
        <w:rPr>
          <w:rFonts w:ascii="Arial" w:hAnsi="Arial" w:cs="Arial"/>
          <w:color w:val="000000" w:themeColor="text1"/>
          <w:sz w:val="22"/>
        </w:rPr>
        <w:t xml:space="preserve">pass WGBS. Since HBV integrations tend to </w:t>
      </w:r>
      <w:r w:rsidR="006F7211" w:rsidRPr="00A32097">
        <w:rPr>
          <w:rFonts w:ascii="Arial" w:hAnsi="Arial" w:cs="Arial"/>
          <w:color w:val="000000" w:themeColor="text1"/>
          <w:sz w:val="22"/>
        </w:rPr>
        <w:t>localize</w:t>
      </w:r>
      <w:r w:rsidRPr="00A32097">
        <w:rPr>
          <w:rFonts w:ascii="Arial" w:hAnsi="Arial" w:cs="Arial"/>
          <w:color w:val="000000" w:themeColor="text1"/>
          <w:sz w:val="22"/>
        </w:rPr>
        <w:t xml:space="preserve"> at repeat region</w:t>
      </w:r>
      <w:r w:rsidR="007D389B">
        <w:rPr>
          <w:rFonts w:ascii="Arial" w:hAnsi="Arial" w:cs="Arial"/>
          <w:color w:val="000000" w:themeColor="text1"/>
          <w:sz w:val="22"/>
        </w:rPr>
        <w:t>s, DMCs of advanced HCC patient</w:t>
      </w:r>
      <w:r w:rsidRPr="00A32097">
        <w:rPr>
          <w:rFonts w:ascii="Arial" w:hAnsi="Arial" w:cs="Arial"/>
          <w:color w:val="000000" w:themeColor="text1"/>
          <w:sz w:val="22"/>
        </w:rPr>
        <w:t xml:space="preserve"> were also enriched in previously reported HBV integration sites. </w:t>
      </w:r>
    </w:p>
    <w:p w14:paraId="44F1D3A1" w14:textId="5502C1AB" w:rsidR="008A03A9" w:rsidRPr="00A32097" w:rsidRDefault="009E0A77">
      <w:pPr>
        <w:spacing w:before="240"/>
        <w:ind w:firstLineChars="200" w:firstLine="440"/>
        <w:rPr>
          <w:rFonts w:ascii="Arial" w:hAnsi="Arial" w:cs="Arial"/>
          <w:color w:val="000000" w:themeColor="text1"/>
          <w:sz w:val="22"/>
        </w:rPr>
      </w:pPr>
      <w:r w:rsidRPr="00A11724">
        <w:rPr>
          <w:rFonts w:ascii="Arial" w:hAnsi="Arial" w:cs="Arial"/>
          <w:color w:val="000000" w:themeColor="text1"/>
          <w:sz w:val="22"/>
          <w:rPrChange w:id="609" w:author="Zhang Haikun" w:date="2019-12-19T19:52:00Z">
            <w:rPr>
              <w:rFonts w:ascii="Arial" w:hAnsi="Arial" w:cs="Arial"/>
              <w:color w:val="000000" w:themeColor="text1"/>
              <w:sz w:val="22"/>
              <w:highlight w:val="yellow"/>
            </w:rPr>
          </w:rPrChange>
        </w:rPr>
        <w:t>W</w:t>
      </w:r>
      <w:r w:rsidR="00476884" w:rsidRPr="00A11724">
        <w:rPr>
          <w:rFonts w:ascii="Arial" w:hAnsi="Arial" w:cs="Arial"/>
          <w:color w:val="000000" w:themeColor="text1"/>
          <w:sz w:val="22"/>
          <w:rPrChange w:id="610" w:author="Zhang Haikun" w:date="2019-12-19T19:52:00Z">
            <w:rPr>
              <w:rFonts w:ascii="Arial" w:hAnsi="Arial" w:cs="Arial"/>
              <w:color w:val="000000" w:themeColor="text1"/>
              <w:sz w:val="22"/>
              <w:highlight w:val="yellow"/>
            </w:rPr>
          </w:rPrChange>
        </w:rPr>
        <w:t xml:space="preserve">e adopted </w:t>
      </w:r>
      <w:r w:rsidR="006F7211" w:rsidRPr="00A11724">
        <w:rPr>
          <w:rFonts w:ascii="Arial" w:hAnsi="Arial" w:cs="Arial"/>
          <w:color w:val="000000" w:themeColor="text1"/>
          <w:sz w:val="22"/>
          <w:rPrChange w:id="611" w:author="Zhang Haikun" w:date="2019-12-19T19:52:00Z">
            <w:rPr>
              <w:rFonts w:ascii="Arial" w:hAnsi="Arial" w:cs="Arial"/>
              <w:color w:val="000000" w:themeColor="text1"/>
              <w:sz w:val="22"/>
              <w:highlight w:val="yellow"/>
            </w:rPr>
          </w:rPrChange>
        </w:rPr>
        <w:t xml:space="preserve">an approach </w:t>
      </w:r>
      <w:ins w:id="612" w:author="Zhang Haikun" w:date="2019-12-19T19:54:00Z">
        <w:r w:rsidR="00A11724" w:rsidRPr="00A32097">
          <w:rPr>
            <w:rFonts w:ascii="Arial" w:hAnsi="Arial" w:cs="Arial"/>
            <w:color w:val="000000" w:themeColor="text1"/>
            <w:sz w:val="22"/>
          </w:rPr>
          <w:t>focusing on</w:t>
        </w:r>
      </w:ins>
      <w:del w:id="613" w:author="Zhang Haikun" w:date="2019-12-19T19:54:00Z">
        <w:r w:rsidR="008B476F" w:rsidRPr="00A11724" w:rsidDel="00A11724">
          <w:rPr>
            <w:rFonts w:ascii="Arial" w:hAnsi="Arial" w:cs="Arial"/>
            <w:color w:val="000000" w:themeColor="text1"/>
            <w:sz w:val="22"/>
            <w:rPrChange w:id="614" w:author="Zhang Haikun" w:date="2019-12-19T19:52:00Z">
              <w:rPr>
                <w:rFonts w:ascii="Arial" w:hAnsi="Arial" w:cs="Arial"/>
                <w:color w:val="000000" w:themeColor="text1"/>
                <w:sz w:val="22"/>
                <w:highlight w:val="yellow"/>
              </w:rPr>
            </w:rPrChange>
          </w:rPr>
          <w:delText xml:space="preserve">based </w:delText>
        </w:r>
        <w:r w:rsidR="006F7211" w:rsidRPr="00A11724" w:rsidDel="00A11724">
          <w:rPr>
            <w:rFonts w:ascii="Arial" w:hAnsi="Arial" w:cs="Arial"/>
            <w:color w:val="000000" w:themeColor="text1"/>
            <w:sz w:val="22"/>
            <w:rPrChange w:id="615" w:author="Zhang Haikun" w:date="2019-12-19T19:52:00Z">
              <w:rPr>
                <w:rFonts w:ascii="Arial" w:hAnsi="Arial" w:cs="Arial"/>
                <w:color w:val="000000" w:themeColor="text1"/>
                <w:sz w:val="22"/>
                <w:highlight w:val="yellow"/>
              </w:rPr>
            </w:rPrChange>
          </w:rPr>
          <w:delText>on</w:delText>
        </w:r>
      </w:del>
      <w:r w:rsidR="006F7211" w:rsidRPr="00A11724">
        <w:rPr>
          <w:rFonts w:ascii="Arial" w:hAnsi="Arial" w:cs="Arial"/>
          <w:color w:val="000000" w:themeColor="text1"/>
          <w:sz w:val="22"/>
          <w:rPrChange w:id="616" w:author="Zhang Haikun" w:date="2019-12-19T19:52:00Z">
            <w:rPr>
              <w:rFonts w:ascii="Arial" w:hAnsi="Arial" w:cs="Arial"/>
              <w:color w:val="000000" w:themeColor="text1"/>
              <w:sz w:val="22"/>
              <w:highlight w:val="yellow"/>
            </w:rPr>
          </w:rPrChange>
        </w:rPr>
        <w:t xml:space="preserve"> regions </w:t>
      </w:r>
      <w:del w:id="617" w:author="Zhang Haikun" w:date="2019-12-19T19:55:00Z">
        <w:r w:rsidR="008B476F" w:rsidRPr="00A11724" w:rsidDel="00A11724">
          <w:rPr>
            <w:rFonts w:ascii="Arial" w:hAnsi="Arial" w:cs="Arial"/>
            <w:color w:val="000000" w:themeColor="text1"/>
            <w:sz w:val="22"/>
            <w:rPrChange w:id="618" w:author="Zhang Haikun" w:date="2019-12-19T19:52:00Z">
              <w:rPr>
                <w:rFonts w:ascii="Arial" w:hAnsi="Arial" w:cs="Arial"/>
                <w:color w:val="000000" w:themeColor="text1"/>
                <w:sz w:val="22"/>
                <w:highlight w:val="yellow"/>
              </w:rPr>
            </w:rPrChange>
          </w:rPr>
          <w:delText xml:space="preserve">around </w:delText>
        </w:r>
      </w:del>
      <w:ins w:id="619" w:author="Zhang Haikun" w:date="2019-12-19T19:55:00Z">
        <w:r w:rsidR="00A11724">
          <w:rPr>
            <w:rFonts w:ascii="Arial" w:hAnsi="Arial" w:cs="Arial"/>
            <w:color w:val="000000" w:themeColor="text1"/>
            <w:sz w:val="22"/>
          </w:rPr>
          <w:t>from</w:t>
        </w:r>
        <w:r w:rsidR="00A11724" w:rsidRPr="00A11724">
          <w:rPr>
            <w:rFonts w:ascii="Arial" w:hAnsi="Arial" w:cs="Arial"/>
            <w:color w:val="000000" w:themeColor="text1"/>
            <w:sz w:val="22"/>
            <w:rPrChange w:id="620" w:author="Zhang Haikun" w:date="2019-12-19T19:52:00Z">
              <w:rPr>
                <w:rFonts w:ascii="Arial" w:hAnsi="Arial" w:cs="Arial"/>
                <w:color w:val="000000" w:themeColor="text1"/>
                <w:sz w:val="22"/>
                <w:highlight w:val="yellow"/>
              </w:rPr>
            </w:rPrChange>
          </w:rPr>
          <w:t xml:space="preserve"> </w:t>
        </w:r>
      </w:ins>
      <w:r w:rsidR="00476884" w:rsidRPr="00A11724">
        <w:rPr>
          <w:rFonts w:ascii="Arial" w:hAnsi="Arial" w:cs="Arial"/>
          <w:color w:val="000000" w:themeColor="text1"/>
          <w:sz w:val="22"/>
          <w:rPrChange w:id="621" w:author="Zhang Haikun" w:date="2019-12-19T19:52:00Z">
            <w:rPr>
              <w:rFonts w:ascii="Arial" w:hAnsi="Arial" w:cs="Arial"/>
              <w:color w:val="000000" w:themeColor="text1"/>
              <w:sz w:val="22"/>
              <w:highlight w:val="yellow"/>
            </w:rPr>
          </w:rPrChange>
        </w:rPr>
        <w:t>HBV integration sites as surrogate regions for</w:t>
      </w:r>
      <w:r w:rsidR="00D7093F" w:rsidRPr="00A11724">
        <w:rPr>
          <w:rFonts w:ascii="Arial" w:hAnsi="Arial" w:cs="Arial"/>
          <w:color w:val="000000" w:themeColor="text1"/>
          <w:sz w:val="22"/>
          <w:rPrChange w:id="622" w:author="Zhang Haikun" w:date="2019-12-19T19:52:00Z">
            <w:rPr>
              <w:rFonts w:ascii="Arial" w:hAnsi="Arial" w:cs="Arial"/>
              <w:color w:val="000000" w:themeColor="text1"/>
              <w:sz w:val="22"/>
              <w:highlight w:val="yellow"/>
            </w:rPr>
          </w:rPrChange>
        </w:rPr>
        <w:t xml:space="preserve"> plasma hypomethylation analysis in</w:t>
      </w:r>
      <w:r w:rsidR="00476884" w:rsidRPr="00A11724">
        <w:rPr>
          <w:rFonts w:ascii="Arial" w:hAnsi="Arial" w:cs="Arial"/>
          <w:color w:val="000000" w:themeColor="text1"/>
          <w:sz w:val="22"/>
          <w:rPrChange w:id="623" w:author="Zhang Haikun" w:date="2019-12-19T19:52:00Z">
            <w:rPr>
              <w:rFonts w:ascii="Arial" w:hAnsi="Arial" w:cs="Arial"/>
              <w:color w:val="000000" w:themeColor="text1"/>
              <w:sz w:val="22"/>
              <w:highlight w:val="yellow"/>
            </w:rPr>
          </w:rPrChange>
        </w:rPr>
        <w:t xml:space="preserve"> HCC patients</w:t>
      </w:r>
      <w:del w:id="624" w:author="Zhang Haikun" w:date="2019-12-19T19:52:00Z">
        <w:r w:rsidR="00730CBD" w:rsidRPr="00A11724" w:rsidDel="00A11724">
          <w:rPr>
            <w:rFonts w:ascii="Arial" w:hAnsi="Arial" w:cs="Arial"/>
            <w:color w:val="000000" w:themeColor="text1"/>
            <w:sz w:val="22"/>
            <w:rPrChange w:id="625" w:author="Zhang Haikun" w:date="2019-12-19T19:52:00Z">
              <w:rPr>
                <w:rFonts w:ascii="Arial" w:hAnsi="Arial" w:cs="Arial"/>
                <w:color w:val="000000" w:themeColor="text1"/>
                <w:sz w:val="22"/>
                <w:highlight w:val="yellow"/>
              </w:rPr>
            </w:rPrChange>
          </w:rPr>
          <w:delText xml:space="preserve">. We </w:delText>
        </w:r>
        <w:r w:rsidR="0071518C" w:rsidRPr="00A11724" w:rsidDel="00A11724">
          <w:rPr>
            <w:rFonts w:ascii="Arial" w:hAnsi="Arial" w:cs="Arial"/>
            <w:color w:val="000000" w:themeColor="text1"/>
            <w:sz w:val="22"/>
            <w:rPrChange w:id="626" w:author="Zhang Haikun" w:date="2019-12-19T19:52:00Z">
              <w:rPr>
                <w:rFonts w:ascii="Arial" w:hAnsi="Arial" w:cs="Arial"/>
                <w:color w:val="000000" w:themeColor="text1"/>
                <w:sz w:val="22"/>
                <w:highlight w:val="yellow"/>
              </w:rPr>
            </w:rPrChange>
          </w:rPr>
          <w:delText>screened for</w:delText>
        </w:r>
        <w:r w:rsidR="00730CBD" w:rsidRPr="00A11724" w:rsidDel="00A11724">
          <w:rPr>
            <w:rFonts w:ascii="Arial" w:hAnsi="Arial" w:cs="Arial"/>
            <w:color w:val="000000" w:themeColor="text1"/>
            <w:sz w:val="22"/>
            <w:rPrChange w:id="627" w:author="Zhang Haikun" w:date="2019-12-19T19:52:00Z">
              <w:rPr>
                <w:rFonts w:ascii="Arial" w:hAnsi="Arial" w:cs="Arial"/>
                <w:color w:val="000000" w:themeColor="text1"/>
                <w:sz w:val="22"/>
                <w:highlight w:val="yellow"/>
              </w:rPr>
            </w:rPrChange>
          </w:rPr>
          <w:delText xml:space="preserve"> hypomethylated HBV regions with length larger than 1M </w:delText>
        </w:r>
        <w:r w:rsidR="0071518C" w:rsidRPr="00A11724" w:rsidDel="00A11724">
          <w:rPr>
            <w:rFonts w:ascii="Arial" w:hAnsi="Arial" w:cs="Arial"/>
            <w:color w:val="000000" w:themeColor="text1"/>
            <w:sz w:val="22"/>
            <w:rPrChange w:id="628" w:author="Zhang Haikun" w:date="2019-12-19T19:52:00Z">
              <w:rPr>
                <w:rFonts w:ascii="Arial" w:hAnsi="Arial" w:cs="Arial"/>
                <w:color w:val="000000" w:themeColor="text1"/>
                <w:sz w:val="22"/>
                <w:highlight w:val="yellow"/>
              </w:rPr>
            </w:rPrChange>
          </w:rPr>
          <w:delText xml:space="preserve">for </w:delText>
        </w:r>
        <w:r w:rsidR="00730CBD" w:rsidRPr="00A11724" w:rsidDel="00A11724">
          <w:rPr>
            <w:rFonts w:ascii="Arial" w:hAnsi="Arial" w:cs="Arial"/>
            <w:color w:val="000000" w:themeColor="text1"/>
            <w:sz w:val="22"/>
            <w:rPrChange w:id="629" w:author="Zhang Haikun" w:date="2019-12-19T19:52:00Z">
              <w:rPr>
                <w:rFonts w:ascii="Arial" w:hAnsi="Arial" w:cs="Arial"/>
                <w:color w:val="000000" w:themeColor="text1"/>
                <w:sz w:val="22"/>
                <w:highlight w:val="yellow"/>
              </w:rPr>
            </w:rPrChange>
          </w:rPr>
          <w:delText>early stage HCC</w:delText>
        </w:r>
        <w:r w:rsidR="0071518C" w:rsidRPr="00A11724" w:rsidDel="00A11724">
          <w:rPr>
            <w:rFonts w:ascii="Arial" w:hAnsi="Arial" w:cs="Arial"/>
            <w:color w:val="000000" w:themeColor="text1"/>
            <w:sz w:val="22"/>
            <w:rPrChange w:id="630" w:author="Zhang Haikun" w:date="2019-12-19T19:52:00Z">
              <w:rPr>
                <w:rFonts w:ascii="Arial" w:hAnsi="Arial" w:cs="Arial"/>
                <w:color w:val="000000" w:themeColor="text1"/>
                <w:sz w:val="22"/>
                <w:highlight w:val="yellow"/>
              </w:rPr>
            </w:rPrChange>
          </w:rPr>
          <w:delText xml:space="preserve"> detection</w:delText>
        </w:r>
      </w:del>
      <w:r w:rsidR="00730CBD" w:rsidRPr="00A11724">
        <w:rPr>
          <w:rFonts w:ascii="Arial" w:hAnsi="Arial" w:cs="Arial"/>
          <w:color w:val="000000" w:themeColor="text1"/>
          <w:sz w:val="22"/>
          <w:rPrChange w:id="631" w:author="Zhang Haikun" w:date="2019-12-19T19:52:00Z">
            <w:rPr>
              <w:rFonts w:ascii="Arial" w:hAnsi="Arial" w:cs="Arial"/>
              <w:color w:val="000000" w:themeColor="text1"/>
              <w:sz w:val="22"/>
              <w:highlight w:val="yellow"/>
            </w:rPr>
          </w:rPrChange>
        </w:rPr>
        <w:t>.</w:t>
      </w:r>
      <w:r w:rsidR="00E80DCA" w:rsidRPr="00A11724">
        <w:rPr>
          <w:rFonts w:ascii="Arial" w:hAnsi="Arial" w:cs="Arial"/>
          <w:color w:val="000000" w:themeColor="text1"/>
          <w:sz w:val="22"/>
        </w:rPr>
        <w:t xml:space="preserve"> </w:t>
      </w:r>
      <w:r w:rsidR="00687C2F" w:rsidRPr="00A11724">
        <w:rPr>
          <w:rFonts w:ascii="Arial" w:hAnsi="Arial" w:cs="Arial"/>
          <w:color w:val="000000" w:themeColor="text1"/>
          <w:sz w:val="22"/>
        </w:rPr>
        <w:t>Although w</w:t>
      </w:r>
      <w:r w:rsidR="00687C2F" w:rsidRPr="00765329">
        <w:rPr>
          <w:rFonts w:ascii="Arial" w:hAnsi="Arial" w:cs="Arial"/>
          <w:color w:val="000000" w:themeColor="text1"/>
          <w:sz w:val="22"/>
        </w:rPr>
        <w:t xml:space="preserve">e </w:t>
      </w:r>
      <w:r w:rsidR="00C15458" w:rsidRPr="00765329">
        <w:rPr>
          <w:rFonts w:ascii="Arial" w:hAnsi="Arial" w:cs="Arial"/>
          <w:color w:val="000000" w:themeColor="text1"/>
          <w:sz w:val="22"/>
        </w:rPr>
        <w:t>chose</w:t>
      </w:r>
      <w:r w:rsidR="00687C2F" w:rsidRPr="00765329">
        <w:rPr>
          <w:rFonts w:ascii="Arial" w:hAnsi="Arial" w:cs="Arial"/>
          <w:color w:val="000000" w:themeColor="text1"/>
          <w:sz w:val="22"/>
        </w:rPr>
        <w:t xml:space="preserve"> HBV integration sites as </w:t>
      </w:r>
      <w:r w:rsidR="00C15458" w:rsidRPr="00765329">
        <w:rPr>
          <w:rFonts w:ascii="Arial" w:hAnsi="Arial" w:cs="Arial"/>
          <w:color w:val="000000" w:themeColor="text1"/>
          <w:sz w:val="22"/>
        </w:rPr>
        <w:t xml:space="preserve">the </w:t>
      </w:r>
      <w:r w:rsidR="00687C2F" w:rsidRPr="00765329">
        <w:rPr>
          <w:rFonts w:ascii="Arial" w:hAnsi="Arial" w:cs="Arial"/>
          <w:color w:val="000000" w:themeColor="text1"/>
          <w:sz w:val="22"/>
        </w:rPr>
        <w:t xml:space="preserve">indicator, it </w:t>
      </w:r>
      <w:r w:rsidR="006F7211" w:rsidRPr="00765329">
        <w:rPr>
          <w:rFonts w:ascii="Arial" w:hAnsi="Arial" w:cs="Arial"/>
          <w:color w:val="000000" w:themeColor="text1"/>
          <w:sz w:val="22"/>
        </w:rPr>
        <w:t>d</w:t>
      </w:r>
      <w:r w:rsidR="006F7211" w:rsidRPr="00A32097">
        <w:rPr>
          <w:rFonts w:ascii="Arial" w:hAnsi="Arial" w:cs="Arial"/>
          <w:color w:val="000000" w:themeColor="text1"/>
          <w:sz w:val="22"/>
        </w:rPr>
        <w:t>oes not necessarily indicate that</w:t>
      </w:r>
      <w:r w:rsidR="00687C2F" w:rsidRPr="00A32097">
        <w:rPr>
          <w:rFonts w:ascii="Arial" w:hAnsi="Arial" w:cs="Arial"/>
          <w:color w:val="000000" w:themeColor="text1"/>
          <w:sz w:val="22"/>
        </w:rPr>
        <w:t xml:space="preserve"> t</w:t>
      </w:r>
      <w:r w:rsidR="00C15458" w:rsidRPr="00A32097">
        <w:rPr>
          <w:rFonts w:ascii="Arial" w:hAnsi="Arial" w:cs="Arial"/>
          <w:color w:val="000000" w:themeColor="text1"/>
          <w:sz w:val="22"/>
        </w:rPr>
        <w:t>he</w:t>
      </w:r>
      <w:r w:rsidR="00687C2F" w:rsidRPr="00A32097">
        <w:rPr>
          <w:rFonts w:ascii="Arial" w:hAnsi="Arial" w:cs="Arial"/>
          <w:color w:val="000000" w:themeColor="text1"/>
          <w:sz w:val="22"/>
        </w:rPr>
        <w:t xml:space="preserve"> analysis</w:t>
      </w:r>
      <w:r w:rsidR="006F7211" w:rsidRPr="00A32097">
        <w:rPr>
          <w:rFonts w:ascii="Arial" w:hAnsi="Arial" w:cs="Arial"/>
          <w:color w:val="000000" w:themeColor="text1"/>
          <w:sz w:val="22"/>
        </w:rPr>
        <w:t xml:space="preserve"> is</w:t>
      </w:r>
      <w:r w:rsidR="00687C2F" w:rsidRPr="00A32097">
        <w:rPr>
          <w:rFonts w:ascii="Arial" w:hAnsi="Arial" w:cs="Arial"/>
          <w:color w:val="000000" w:themeColor="text1"/>
          <w:sz w:val="22"/>
        </w:rPr>
        <w:t xml:space="preserve"> only suitable for patients with HBV infect</w:t>
      </w:r>
      <w:r w:rsidR="00687C2F" w:rsidRPr="00EC372D">
        <w:rPr>
          <w:rFonts w:ascii="Arial" w:hAnsi="Arial" w:cs="Arial"/>
          <w:color w:val="000000" w:themeColor="text1"/>
          <w:sz w:val="22"/>
        </w:rPr>
        <w:t xml:space="preserve">ion. In our </w:t>
      </w:r>
      <w:r w:rsidR="006F7211" w:rsidRPr="00EC372D">
        <w:rPr>
          <w:rFonts w:ascii="Arial" w:hAnsi="Arial" w:cs="Arial"/>
          <w:color w:val="000000" w:themeColor="text1"/>
          <w:sz w:val="22"/>
        </w:rPr>
        <w:t>sample set,</w:t>
      </w:r>
      <w:r w:rsidR="00687C2F" w:rsidRPr="00EC372D">
        <w:rPr>
          <w:rFonts w:ascii="Arial" w:hAnsi="Arial" w:cs="Arial"/>
          <w:color w:val="000000" w:themeColor="text1"/>
          <w:sz w:val="22"/>
        </w:rPr>
        <w:t xml:space="preserve"> we also includ</w:t>
      </w:r>
      <w:r w:rsidR="00C15458" w:rsidRPr="00EC372D">
        <w:rPr>
          <w:rFonts w:ascii="Arial" w:hAnsi="Arial" w:cs="Arial"/>
          <w:color w:val="000000" w:themeColor="text1"/>
          <w:sz w:val="22"/>
        </w:rPr>
        <w:t>ed</w:t>
      </w:r>
      <w:r w:rsidR="00687C2F" w:rsidRPr="00EC372D">
        <w:rPr>
          <w:rFonts w:ascii="Arial" w:hAnsi="Arial" w:cs="Arial"/>
          <w:color w:val="000000" w:themeColor="text1"/>
          <w:sz w:val="22"/>
        </w:rPr>
        <w:t xml:space="preserve"> </w:t>
      </w:r>
      <w:r w:rsidR="00220894" w:rsidRPr="00EC372D">
        <w:rPr>
          <w:rFonts w:ascii="Arial" w:hAnsi="Arial" w:cs="Arial"/>
          <w:color w:val="000000" w:themeColor="text1"/>
          <w:sz w:val="22"/>
        </w:rPr>
        <w:t>three</w:t>
      </w:r>
      <w:r w:rsidR="00687C2F" w:rsidRPr="00EC372D">
        <w:rPr>
          <w:rFonts w:ascii="Arial" w:hAnsi="Arial" w:cs="Arial"/>
          <w:color w:val="000000" w:themeColor="text1"/>
          <w:sz w:val="22"/>
        </w:rPr>
        <w:t xml:space="preserve"> patients without HBV infection (</w:t>
      </w:r>
      <w:r w:rsidR="003F360A" w:rsidRPr="00EC372D">
        <w:rPr>
          <w:rFonts w:ascii="Arial" w:hAnsi="Arial" w:cs="Arial"/>
          <w:color w:val="000000" w:themeColor="text1"/>
          <w:sz w:val="22"/>
        </w:rPr>
        <w:t>P</w:t>
      </w:r>
      <w:r w:rsidR="002A02FF" w:rsidRPr="00EC372D">
        <w:rPr>
          <w:rFonts w:ascii="Arial" w:hAnsi="Arial" w:cs="Arial"/>
          <w:color w:val="000000" w:themeColor="text1"/>
          <w:sz w:val="22"/>
        </w:rPr>
        <w:t xml:space="preserve">1, </w:t>
      </w:r>
      <w:r w:rsidR="003F360A" w:rsidRPr="00EC372D">
        <w:rPr>
          <w:rFonts w:ascii="Arial" w:hAnsi="Arial" w:cs="Arial"/>
          <w:color w:val="000000" w:themeColor="text1"/>
          <w:sz w:val="22"/>
        </w:rPr>
        <w:t>P18 and P19</w:t>
      </w:r>
      <w:r w:rsidR="002A02FF" w:rsidRPr="00EC372D">
        <w:rPr>
          <w:rFonts w:ascii="Arial" w:hAnsi="Arial" w:cs="Arial"/>
          <w:color w:val="000000" w:themeColor="text1"/>
          <w:sz w:val="22"/>
        </w:rPr>
        <w:t xml:space="preserve">; </w:t>
      </w:r>
      <w:r w:rsidR="002A02FF" w:rsidRPr="00EC372D">
        <w:rPr>
          <w:rFonts w:ascii="Arial" w:hAnsi="Arial" w:cs="Arial"/>
          <w:b/>
          <w:color w:val="1F4E79" w:themeColor="accent1" w:themeShade="80"/>
          <w:sz w:val="22"/>
        </w:rPr>
        <w:t xml:space="preserve">Table </w:t>
      </w:r>
      <w:r w:rsidR="00915F3C" w:rsidRPr="00EC372D">
        <w:rPr>
          <w:rFonts w:ascii="Arial" w:hAnsi="Arial" w:cs="Arial"/>
          <w:b/>
          <w:color w:val="1F4E79" w:themeColor="accent1" w:themeShade="80"/>
          <w:sz w:val="22"/>
        </w:rPr>
        <w:t>S</w:t>
      </w:r>
      <w:r w:rsidR="002A02FF" w:rsidRPr="00EC372D">
        <w:rPr>
          <w:rFonts w:ascii="Arial" w:hAnsi="Arial" w:cs="Arial"/>
          <w:b/>
          <w:color w:val="1F4E79" w:themeColor="accent1" w:themeShade="80"/>
          <w:sz w:val="22"/>
        </w:rPr>
        <w:t>2</w:t>
      </w:r>
      <w:r w:rsidR="00687C2F" w:rsidRPr="00EC372D">
        <w:rPr>
          <w:rFonts w:ascii="Arial" w:hAnsi="Arial" w:cs="Arial"/>
          <w:color w:val="000000" w:themeColor="text1"/>
          <w:sz w:val="22"/>
        </w:rPr>
        <w:t xml:space="preserve">). </w:t>
      </w:r>
      <w:r w:rsidR="004E5109" w:rsidRPr="00EC372D">
        <w:rPr>
          <w:rFonts w:ascii="Arial" w:hAnsi="Arial" w:cs="Arial"/>
          <w:color w:val="000000" w:themeColor="text1"/>
          <w:sz w:val="22"/>
        </w:rPr>
        <w:t>Whi</w:t>
      </w:r>
      <w:r w:rsidR="004E5109" w:rsidRPr="00A32097">
        <w:rPr>
          <w:rFonts w:ascii="Arial" w:hAnsi="Arial" w:cs="Arial"/>
          <w:color w:val="000000" w:themeColor="text1"/>
          <w:sz w:val="22"/>
        </w:rPr>
        <w:t>le HBV integration</w:t>
      </w:r>
      <w:r w:rsidR="00F3181C" w:rsidRPr="00A32097">
        <w:rPr>
          <w:rFonts w:ascii="Arial" w:hAnsi="Arial" w:cs="Arial"/>
          <w:color w:val="000000" w:themeColor="text1"/>
          <w:sz w:val="22"/>
        </w:rPr>
        <w:t xml:space="preserve">s carried by dominant tumor clones </w:t>
      </w:r>
      <w:r w:rsidR="00705A68" w:rsidRPr="00A32097">
        <w:rPr>
          <w:rFonts w:ascii="Arial" w:hAnsi="Arial" w:cs="Arial"/>
          <w:color w:val="000000" w:themeColor="text1"/>
          <w:sz w:val="22"/>
        </w:rPr>
        <w:t xml:space="preserve">are likely to </w:t>
      </w:r>
      <w:r w:rsidR="00F3181C" w:rsidRPr="00A32097">
        <w:rPr>
          <w:rFonts w:ascii="Arial" w:hAnsi="Arial" w:cs="Arial"/>
          <w:color w:val="000000" w:themeColor="text1"/>
          <w:sz w:val="22"/>
        </w:rPr>
        <w:t xml:space="preserve">have </w:t>
      </w:r>
      <w:r w:rsidR="00BB44D1" w:rsidRPr="00A32097">
        <w:rPr>
          <w:rFonts w:ascii="Arial" w:hAnsi="Arial" w:cs="Arial"/>
          <w:color w:val="000000" w:themeColor="text1"/>
          <w:sz w:val="22"/>
        </w:rPr>
        <w:t xml:space="preserve">some specific DNA </w:t>
      </w:r>
      <w:r w:rsidR="004E5109" w:rsidRPr="00A32097">
        <w:rPr>
          <w:rFonts w:ascii="Arial" w:hAnsi="Arial" w:cs="Arial"/>
          <w:color w:val="000000" w:themeColor="text1"/>
          <w:sz w:val="22"/>
        </w:rPr>
        <w:t>molecular</w:t>
      </w:r>
      <w:r w:rsidR="00687C2F" w:rsidRPr="00A32097">
        <w:rPr>
          <w:rFonts w:ascii="Arial" w:hAnsi="Arial" w:cs="Arial"/>
          <w:color w:val="000000" w:themeColor="text1"/>
          <w:sz w:val="22"/>
        </w:rPr>
        <w:t xml:space="preserve"> features</w:t>
      </w:r>
      <w:r w:rsidR="00384783">
        <w:rPr>
          <w:rFonts w:ascii="Arial" w:hAnsi="Arial" w:cs="Arial"/>
          <w:color w:val="000000" w:themeColor="text1"/>
          <w:sz w:val="22"/>
        </w:rPr>
        <w:t xml:space="preserve"> </w:t>
      </w:r>
      <w:r w:rsidR="000E3FB7" w:rsidRPr="00A429CA">
        <w:rPr>
          <w:rFonts w:ascii="Arial" w:hAnsi="Arial" w:cs="Arial"/>
          <w:color w:val="000000" w:themeColor="text1"/>
          <w:sz w:val="22"/>
        </w:rPr>
        <w:fldChar w:fldCharType="begin">
          <w:fldData xml:space="preserve">PEVuZE5vdGU+PENpdGU+PEF1dGhvcj5aaGFvPC9BdXRob3I+PFllYXI+MjAxNTwvWWVhcj48UmVj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</w:fldData>
        </w:fldChar>
      </w:r>
      <w:r w:rsidR="00996940">
        <w:rPr>
          <w:rFonts w:ascii="Arial" w:hAnsi="Arial" w:cs="Arial"/>
          <w:color w:val="000000" w:themeColor="text1"/>
          <w:sz w:val="22"/>
        </w:rPr>
        <w:instrText xml:space="preserve"> ADDIN EN.CITE </w:instrText>
      </w:r>
      <w:r w:rsidR="00996940">
        <w:rPr>
          <w:rFonts w:ascii="Arial" w:hAnsi="Arial" w:cs="Arial"/>
          <w:color w:val="000000" w:themeColor="text1"/>
          <w:sz w:val="22"/>
        </w:rPr>
        <w:fldChar w:fldCharType="begin">
          <w:fldData xml:space="preserve">PEVuZE5vdGU+PENpdGU+PEF1dGhvcj5aaGFvPC9BdXRob3I+PFllYXI+MjAxNTwvWWVhcj48UmVj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</w:fldData>
        </w:fldChar>
      </w:r>
      <w:r w:rsidR="00996940">
        <w:rPr>
          <w:rFonts w:ascii="Arial" w:hAnsi="Arial" w:cs="Arial"/>
          <w:color w:val="000000" w:themeColor="text1"/>
          <w:sz w:val="22"/>
        </w:rPr>
        <w:instrText xml:space="preserve"> ADDIN EN.CITE.DATA </w:instrText>
      </w:r>
      <w:r w:rsidR="00996940">
        <w:rPr>
          <w:rFonts w:ascii="Arial" w:hAnsi="Arial" w:cs="Arial"/>
          <w:color w:val="000000" w:themeColor="text1"/>
          <w:sz w:val="22"/>
        </w:rPr>
      </w:r>
      <w:r w:rsidR="00996940">
        <w:rPr>
          <w:rFonts w:ascii="Arial" w:hAnsi="Arial" w:cs="Arial"/>
          <w:color w:val="000000" w:themeColor="text1"/>
          <w:sz w:val="22"/>
        </w:rPr>
        <w:fldChar w:fldCharType="end"/>
      </w:r>
      <w:r w:rsidR="000E3FB7" w:rsidRPr="00A429CA">
        <w:rPr>
          <w:rFonts w:ascii="Arial" w:hAnsi="Arial" w:cs="Arial"/>
          <w:color w:val="000000" w:themeColor="text1"/>
          <w:sz w:val="22"/>
        </w:rPr>
      </w:r>
      <w:r w:rsidR="000E3FB7" w:rsidRPr="00A429CA">
        <w:rPr>
          <w:rFonts w:ascii="Arial" w:hAnsi="Arial" w:cs="Arial"/>
          <w:color w:val="000000" w:themeColor="text1"/>
          <w:sz w:val="22"/>
        </w:rPr>
        <w:fldChar w:fldCharType="separate"/>
      </w:r>
      <w:r w:rsidR="00996940">
        <w:rPr>
          <w:rFonts w:ascii="Arial" w:hAnsi="Arial" w:cs="Arial"/>
          <w:noProof/>
          <w:color w:val="000000" w:themeColor="text1"/>
          <w:sz w:val="22"/>
        </w:rPr>
        <w:t>(26, 47-49)</w:t>
      </w:r>
      <w:r w:rsidR="000E3FB7" w:rsidRPr="00A429CA">
        <w:rPr>
          <w:rFonts w:ascii="Arial" w:hAnsi="Arial" w:cs="Arial"/>
          <w:color w:val="000000" w:themeColor="text1"/>
          <w:sz w:val="22"/>
        </w:rPr>
        <w:fldChar w:fldCharType="end"/>
      </w:r>
      <w:r w:rsidR="00C15458" w:rsidRPr="00A32097">
        <w:rPr>
          <w:rFonts w:ascii="Arial" w:hAnsi="Arial" w:cs="Arial"/>
          <w:color w:val="000000" w:themeColor="text1"/>
          <w:sz w:val="22"/>
        </w:rPr>
        <w:t>, we also demonstrat</w:t>
      </w:r>
      <w:r w:rsidR="00C15458" w:rsidRPr="00D3757C">
        <w:rPr>
          <w:rFonts w:ascii="Arial" w:hAnsi="Arial" w:cs="Arial"/>
          <w:color w:val="000000" w:themeColor="text1"/>
          <w:sz w:val="22"/>
        </w:rPr>
        <w:t xml:space="preserve">ed </w:t>
      </w:r>
      <w:r w:rsidR="004E5109" w:rsidRPr="00D3757C">
        <w:rPr>
          <w:rFonts w:ascii="Arial" w:hAnsi="Arial" w:cs="Arial"/>
          <w:color w:val="000000" w:themeColor="text1"/>
          <w:sz w:val="22"/>
        </w:rPr>
        <w:t>that methylation changes in HBV integration regions may be common in HCC and independent of HBV infection.</w:t>
      </w:r>
      <w:r w:rsidR="00265CE7" w:rsidRPr="00D3757C">
        <w:rPr>
          <w:rFonts w:ascii="Arial" w:hAnsi="Arial" w:cs="Arial"/>
          <w:color w:val="000000" w:themeColor="text1"/>
          <w:sz w:val="22"/>
        </w:rPr>
        <w:t xml:space="preserve"> </w:t>
      </w:r>
      <w:r w:rsidR="00CF0884" w:rsidRPr="00DF4AC8">
        <w:rPr>
          <w:rFonts w:ascii="Arial" w:hAnsi="Arial" w:cs="Arial"/>
          <w:color w:val="000000" w:themeColor="text1"/>
          <w:sz w:val="22"/>
        </w:rPr>
        <w:t>Interestingly, w</w:t>
      </w:r>
      <w:r w:rsidRPr="00DF4AC8">
        <w:rPr>
          <w:rFonts w:ascii="Arial" w:hAnsi="Arial" w:cs="Arial"/>
          <w:color w:val="000000" w:themeColor="text1"/>
          <w:sz w:val="22"/>
        </w:rPr>
        <w:t>e found hypomethylation in HBV in</w:t>
      </w:r>
      <w:r w:rsidR="002A3C73" w:rsidRPr="00DF4AC8">
        <w:rPr>
          <w:rFonts w:ascii="Arial" w:hAnsi="Arial" w:cs="Arial"/>
          <w:color w:val="000000" w:themeColor="text1"/>
          <w:sz w:val="22"/>
        </w:rPr>
        <w:t>tegration</w:t>
      </w:r>
      <w:r w:rsidRPr="00DF4AC8">
        <w:rPr>
          <w:rFonts w:ascii="Arial" w:hAnsi="Arial" w:cs="Arial"/>
          <w:color w:val="000000" w:themeColor="text1"/>
          <w:sz w:val="22"/>
        </w:rPr>
        <w:t xml:space="preserve"> regions have higher sensitivity for HCC d</w:t>
      </w:r>
      <w:r w:rsidR="002A3C73" w:rsidRPr="00DF4AC8">
        <w:rPr>
          <w:rFonts w:ascii="Arial" w:hAnsi="Arial" w:cs="Arial"/>
          <w:color w:val="000000" w:themeColor="text1"/>
          <w:sz w:val="22"/>
        </w:rPr>
        <w:t>iagno</w:t>
      </w:r>
      <w:r w:rsidR="002A3C73" w:rsidRPr="00A11724">
        <w:rPr>
          <w:rFonts w:ascii="Arial" w:hAnsi="Arial" w:cs="Arial"/>
          <w:color w:val="000000" w:themeColor="text1"/>
          <w:sz w:val="22"/>
        </w:rPr>
        <w:t xml:space="preserve">sis. </w:t>
      </w:r>
      <w:r w:rsidR="00C5011D" w:rsidRPr="00A11724">
        <w:rPr>
          <w:rFonts w:ascii="Arial" w:hAnsi="Arial" w:cs="Arial"/>
          <w:color w:val="000000" w:themeColor="text1"/>
          <w:sz w:val="22"/>
          <w:rPrChange w:id="632" w:author="Zhang Haikun" w:date="2019-12-19T19:56:00Z">
            <w:rPr>
              <w:rFonts w:ascii="Arial" w:hAnsi="Arial" w:cs="Arial"/>
              <w:color w:val="000000" w:themeColor="text1"/>
              <w:sz w:val="22"/>
              <w:highlight w:val="yellow"/>
            </w:rPr>
          </w:rPrChange>
        </w:rPr>
        <w:t xml:space="preserve">For example, </w:t>
      </w:r>
      <w:r w:rsidR="00EC372D" w:rsidRPr="00A11724">
        <w:rPr>
          <w:rFonts w:ascii="Arial" w:hAnsi="Arial" w:cs="Arial"/>
          <w:sz w:val="22"/>
          <w:rPrChange w:id="633" w:author="Zhang Haikun" w:date="2019-12-19T19:56:00Z">
            <w:rPr>
              <w:rFonts w:ascii="Arial" w:hAnsi="Arial" w:cs="Arial"/>
              <w:sz w:val="22"/>
              <w:highlight w:val="yellow"/>
            </w:rPr>
          </w:rPrChange>
        </w:rPr>
        <w:t xml:space="preserve">one chronic hepatitis patient, P14, had the </w:t>
      </w:r>
      <w:r w:rsidR="00E80DCA" w:rsidRPr="00A11724">
        <w:rPr>
          <w:rFonts w:ascii="Arial" w:hAnsi="Arial" w:cs="Arial"/>
          <w:color w:val="000000" w:themeColor="text1"/>
          <w:sz w:val="22"/>
          <w:rPrChange w:id="634" w:author="Zhang Haikun" w:date="2019-12-19T19:56:00Z">
            <w:rPr>
              <w:rFonts w:ascii="Arial" w:hAnsi="Arial" w:cs="Arial"/>
              <w:color w:val="000000" w:themeColor="text1"/>
              <w:sz w:val="22"/>
              <w:highlight w:val="yellow"/>
            </w:rPr>
          </w:rPrChange>
        </w:rPr>
        <w:t>Methyl</w:t>
      </w:r>
      <w:r w:rsidR="00E80DCA" w:rsidRPr="00A11724">
        <w:rPr>
          <w:rFonts w:ascii="Arial" w:hAnsi="Arial" w:cs="Arial"/>
          <w:color w:val="000000" w:themeColor="text1"/>
          <w:sz w:val="22"/>
          <w:vertAlign w:val="subscript"/>
          <w:rPrChange w:id="635" w:author="Zhang Haikun" w:date="2019-12-19T19:56:00Z">
            <w:rPr>
              <w:rFonts w:ascii="Arial" w:hAnsi="Arial" w:cs="Arial"/>
              <w:color w:val="000000" w:themeColor="text1"/>
              <w:sz w:val="22"/>
              <w:highlight w:val="yellow"/>
              <w:vertAlign w:val="subscript"/>
            </w:rPr>
          </w:rPrChange>
        </w:rPr>
        <w:t>HBV5k</w:t>
      </w:r>
      <w:r w:rsidR="00EC372D" w:rsidRPr="00A11724">
        <w:rPr>
          <w:rFonts w:ascii="Arial" w:hAnsi="Arial" w:cs="Arial"/>
          <w:sz w:val="22"/>
          <w:rPrChange w:id="636" w:author="Zhang Haikun" w:date="2019-12-19T19:56:00Z">
            <w:rPr>
              <w:rFonts w:ascii="Arial" w:hAnsi="Arial" w:cs="Arial"/>
              <w:sz w:val="22"/>
              <w:highlight w:val="yellow"/>
            </w:rPr>
          </w:rPrChange>
        </w:rPr>
        <w:t xml:space="preserve"> at 6</w:t>
      </w:r>
      <w:r w:rsidR="00E80DCA" w:rsidRPr="00A11724">
        <w:rPr>
          <w:rFonts w:ascii="Arial" w:hAnsi="Arial" w:cs="Arial"/>
          <w:sz w:val="22"/>
          <w:rPrChange w:id="637" w:author="Zhang Haikun" w:date="2019-12-19T19:56:00Z">
            <w:rPr>
              <w:rFonts w:ascii="Arial" w:hAnsi="Arial" w:cs="Arial"/>
              <w:sz w:val="22"/>
              <w:highlight w:val="yellow"/>
            </w:rPr>
          </w:rPrChange>
        </w:rPr>
        <w:t>9</w:t>
      </w:r>
      <w:r w:rsidR="00EC372D" w:rsidRPr="00A11724">
        <w:rPr>
          <w:rFonts w:ascii="Arial" w:hAnsi="Arial" w:cs="Arial"/>
          <w:sz w:val="22"/>
          <w:rPrChange w:id="638" w:author="Zhang Haikun" w:date="2019-12-19T19:56:00Z">
            <w:rPr>
              <w:rFonts w:ascii="Arial" w:hAnsi="Arial" w:cs="Arial"/>
              <w:sz w:val="22"/>
              <w:highlight w:val="yellow"/>
            </w:rPr>
          </w:rPrChange>
        </w:rPr>
        <w:t>.</w:t>
      </w:r>
      <w:r w:rsidR="00E80DCA" w:rsidRPr="00A11724">
        <w:rPr>
          <w:rFonts w:ascii="Arial" w:hAnsi="Arial" w:cs="Arial"/>
          <w:sz w:val="22"/>
          <w:rPrChange w:id="639" w:author="Zhang Haikun" w:date="2019-12-19T19:56:00Z">
            <w:rPr>
              <w:rFonts w:ascii="Arial" w:hAnsi="Arial" w:cs="Arial"/>
              <w:sz w:val="22"/>
              <w:highlight w:val="yellow"/>
            </w:rPr>
          </w:rPrChange>
        </w:rPr>
        <w:t>5</w:t>
      </w:r>
      <w:r w:rsidR="00EC372D" w:rsidRPr="00A11724">
        <w:rPr>
          <w:rFonts w:ascii="Arial" w:hAnsi="Arial" w:cs="Arial"/>
          <w:sz w:val="22"/>
          <w:rPrChange w:id="640" w:author="Zhang Haikun" w:date="2019-12-19T19:56:00Z">
            <w:rPr>
              <w:rFonts w:ascii="Arial" w:hAnsi="Arial" w:cs="Arial"/>
              <w:sz w:val="22"/>
              <w:highlight w:val="yellow"/>
            </w:rPr>
          </w:rPrChange>
        </w:rPr>
        <w:t xml:space="preserve">%, </w:t>
      </w:r>
      <w:r w:rsidR="00EC372D" w:rsidRPr="00A11724">
        <w:rPr>
          <w:rFonts w:ascii="Arial" w:hAnsi="Arial" w:cs="Arial"/>
          <w:color w:val="000000" w:themeColor="text1"/>
          <w:sz w:val="22"/>
          <w:rPrChange w:id="641" w:author="Zhang Haikun" w:date="2019-12-19T19:56:00Z">
            <w:rPr>
              <w:rFonts w:ascii="Arial" w:hAnsi="Arial" w:cs="Arial"/>
              <w:color w:val="000000" w:themeColor="text1"/>
              <w:sz w:val="22"/>
              <w:highlight w:val="yellow"/>
            </w:rPr>
          </w:rPrChange>
        </w:rPr>
        <w:t xml:space="preserve">the </w:t>
      </w:r>
      <w:r w:rsidR="00E80DCA" w:rsidRPr="00A11724">
        <w:rPr>
          <w:rFonts w:ascii="Arial" w:hAnsi="Arial" w:cs="Arial"/>
          <w:color w:val="000000" w:themeColor="text1"/>
          <w:sz w:val="22"/>
          <w:rPrChange w:id="642" w:author="Zhang Haikun" w:date="2019-12-19T19:56:00Z">
            <w:rPr>
              <w:rFonts w:ascii="Arial" w:hAnsi="Arial" w:cs="Arial"/>
              <w:color w:val="000000" w:themeColor="text1"/>
              <w:sz w:val="22"/>
              <w:highlight w:val="yellow"/>
            </w:rPr>
          </w:rPrChange>
        </w:rPr>
        <w:t>methylation level</w:t>
      </w:r>
      <w:r w:rsidR="00EC372D" w:rsidRPr="00A11724">
        <w:rPr>
          <w:rFonts w:ascii="Arial" w:hAnsi="Arial" w:cs="Arial"/>
          <w:color w:val="000000" w:themeColor="text1"/>
          <w:sz w:val="22"/>
          <w:rPrChange w:id="643" w:author="Zhang Haikun" w:date="2019-12-19T19:56:00Z">
            <w:rPr>
              <w:rFonts w:ascii="Arial" w:hAnsi="Arial" w:cs="Arial"/>
              <w:color w:val="000000" w:themeColor="text1"/>
              <w:sz w:val="22"/>
              <w:highlight w:val="yellow"/>
            </w:rPr>
          </w:rPrChange>
        </w:rPr>
        <w:t xml:space="preserve"> of </w:t>
      </w:r>
      <w:r w:rsidR="00E80DCA" w:rsidRPr="00A11724">
        <w:rPr>
          <w:rFonts w:ascii="Arial" w:hAnsi="Arial" w:cs="Arial"/>
          <w:color w:val="000000" w:themeColor="text1"/>
          <w:sz w:val="22"/>
          <w:rPrChange w:id="644" w:author="Zhang Haikun" w:date="2019-12-19T19:56:00Z">
            <w:rPr>
              <w:rFonts w:ascii="Arial" w:hAnsi="Arial" w:cs="Arial"/>
              <w:color w:val="000000" w:themeColor="text1"/>
              <w:sz w:val="22"/>
              <w:highlight w:val="yellow"/>
            </w:rPr>
          </w:rPrChange>
        </w:rPr>
        <w:t>region5</w:t>
      </w:r>
      <w:r w:rsidR="00EC372D" w:rsidRPr="00A11724">
        <w:rPr>
          <w:rFonts w:ascii="Arial" w:hAnsi="Arial" w:cs="Arial"/>
          <w:color w:val="000000" w:themeColor="text1"/>
          <w:sz w:val="22"/>
          <w:rPrChange w:id="645" w:author="Zhang Haikun" w:date="2019-12-19T19:56:00Z">
            <w:rPr>
              <w:rFonts w:ascii="Arial" w:hAnsi="Arial" w:cs="Arial"/>
              <w:color w:val="000000" w:themeColor="text1"/>
              <w:sz w:val="22"/>
              <w:highlight w:val="yellow"/>
            </w:rPr>
          </w:rPrChange>
        </w:rPr>
        <w:t xml:space="preserve"> at </w:t>
      </w:r>
      <w:r w:rsidR="00E80DCA" w:rsidRPr="00A11724">
        <w:rPr>
          <w:rFonts w:ascii="Arial" w:hAnsi="Arial" w:cs="Arial"/>
          <w:color w:val="000000" w:themeColor="text1"/>
          <w:sz w:val="22"/>
          <w:rPrChange w:id="646" w:author="Zhang Haikun" w:date="2019-12-19T19:56:00Z">
            <w:rPr>
              <w:rFonts w:ascii="Arial" w:hAnsi="Arial" w:cs="Arial"/>
              <w:color w:val="000000" w:themeColor="text1"/>
              <w:sz w:val="22"/>
              <w:highlight w:val="yellow"/>
            </w:rPr>
          </w:rPrChange>
        </w:rPr>
        <w:t>72.4</w:t>
      </w:r>
      <w:r w:rsidR="00EC372D" w:rsidRPr="00A11724">
        <w:rPr>
          <w:rFonts w:ascii="Arial" w:hAnsi="Arial" w:cs="Arial"/>
          <w:color w:val="000000" w:themeColor="text1"/>
          <w:sz w:val="22"/>
          <w:rPrChange w:id="647" w:author="Zhang Haikun" w:date="2019-12-19T19:56:00Z">
            <w:rPr>
              <w:rFonts w:ascii="Arial" w:hAnsi="Arial" w:cs="Arial"/>
              <w:color w:val="000000" w:themeColor="text1"/>
              <w:sz w:val="22"/>
              <w:highlight w:val="yellow"/>
            </w:rPr>
          </w:rPrChange>
        </w:rPr>
        <w:t>%</w:t>
      </w:r>
      <w:r w:rsidR="00EC372D" w:rsidRPr="00A11724">
        <w:rPr>
          <w:rFonts w:ascii="Arial" w:hAnsi="Arial" w:cs="Arial"/>
          <w:sz w:val="22"/>
          <w:rPrChange w:id="648" w:author="Zhang Haikun" w:date="2019-12-19T19:56:00Z">
            <w:rPr>
              <w:rFonts w:ascii="Arial" w:hAnsi="Arial" w:cs="Arial"/>
              <w:sz w:val="22"/>
              <w:highlight w:val="yellow"/>
            </w:rPr>
          </w:rPrChange>
        </w:rPr>
        <w:t xml:space="preserve"> and </w:t>
      </w:r>
      <w:r w:rsidR="003F3F9A" w:rsidRPr="00A11724">
        <w:rPr>
          <w:rFonts w:ascii="Arial" w:hAnsi="Arial" w:cs="Arial"/>
          <w:sz w:val="22"/>
          <w:rPrChange w:id="649" w:author="Zhang Haikun" w:date="2019-12-19T19:56:00Z">
            <w:rPr>
              <w:rFonts w:ascii="Arial" w:hAnsi="Arial" w:cs="Arial"/>
              <w:sz w:val="22"/>
              <w:highlight w:val="yellow"/>
            </w:rPr>
          </w:rPrChange>
        </w:rPr>
        <w:t xml:space="preserve">an </w:t>
      </w:r>
      <w:r w:rsidR="00EC372D" w:rsidRPr="00A11724">
        <w:rPr>
          <w:rFonts w:ascii="Arial" w:hAnsi="Arial" w:cs="Arial"/>
          <w:sz w:val="22"/>
          <w:rPrChange w:id="650" w:author="Zhang Haikun" w:date="2019-12-19T19:56:00Z">
            <w:rPr>
              <w:rFonts w:ascii="Arial" w:hAnsi="Arial" w:cs="Arial"/>
              <w:sz w:val="22"/>
              <w:highlight w:val="yellow"/>
            </w:rPr>
          </w:rPrChange>
        </w:rPr>
        <w:t xml:space="preserve">abnormal AFP level (141.9 ng/ml). </w:t>
      </w:r>
      <w:r w:rsidR="003F3F9A" w:rsidRPr="00A11724">
        <w:rPr>
          <w:rFonts w:ascii="Arial" w:hAnsi="Arial" w:cs="Arial"/>
          <w:sz w:val="22"/>
          <w:rPrChange w:id="651" w:author="Zhang Haikun" w:date="2019-12-19T19:56:00Z">
            <w:rPr>
              <w:rFonts w:ascii="Arial" w:hAnsi="Arial" w:cs="Arial"/>
              <w:sz w:val="22"/>
              <w:highlight w:val="yellow"/>
            </w:rPr>
          </w:rPrChange>
        </w:rPr>
        <w:t>The corresponding P14</w:t>
      </w:r>
      <w:r w:rsidR="00EC372D" w:rsidRPr="00A11724">
        <w:rPr>
          <w:rFonts w:ascii="Arial" w:hAnsi="Arial" w:cs="Arial"/>
          <w:sz w:val="22"/>
          <w:rPrChange w:id="652" w:author="Zhang Haikun" w:date="2019-12-19T19:56:00Z">
            <w:rPr>
              <w:rFonts w:ascii="Arial" w:hAnsi="Arial" w:cs="Arial"/>
              <w:sz w:val="22"/>
              <w:highlight w:val="yellow"/>
            </w:rPr>
          </w:rPrChange>
        </w:rPr>
        <w:t xml:space="preserve"> blood sample was initially labeled as chronic hepatitis since he was a follow-up patient with chronic HBV infection; however, he was diagnosed </w:t>
      </w:r>
      <w:r w:rsidR="003F3F9A" w:rsidRPr="00A11724">
        <w:rPr>
          <w:rFonts w:ascii="Arial" w:hAnsi="Arial" w:cs="Arial"/>
          <w:sz w:val="22"/>
          <w:rPrChange w:id="653" w:author="Zhang Haikun" w:date="2019-12-19T19:56:00Z">
            <w:rPr>
              <w:rFonts w:ascii="Arial" w:hAnsi="Arial" w:cs="Arial"/>
              <w:sz w:val="22"/>
              <w:highlight w:val="yellow"/>
            </w:rPr>
          </w:rPrChange>
        </w:rPr>
        <w:t>with</w:t>
      </w:r>
      <w:r w:rsidR="00EC372D" w:rsidRPr="00A11724">
        <w:rPr>
          <w:rFonts w:ascii="Arial" w:hAnsi="Arial" w:cs="Arial"/>
          <w:sz w:val="22"/>
          <w:rPrChange w:id="654" w:author="Zhang Haikun" w:date="2019-12-19T19:56:00Z">
            <w:rPr>
              <w:rFonts w:ascii="Arial" w:hAnsi="Arial" w:cs="Arial"/>
              <w:sz w:val="22"/>
              <w:highlight w:val="yellow"/>
            </w:rPr>
          </w:rPrChange>
        </w:rPr>
        <w:t xml:space="preserve"> HCC in this examination and died 8 month</w:t>
      </w:r>
      <w:r w:rsidR="003F3F9A" w:rsidRPr="00A11724">
        <w:rPr>
          <w:rFonts w:ascii="Arial" w:hAnsi="Arial" w:cs="Arial"/>
          <w:sz w:val="22"/>
          <w:rPrChange w:id="655" w:author="Zhang Haikun" w:date="2019-12-19T19:56:00Z">
            <w:rPr>
              <w:rFonts w:ascii="Arial" w:hAnsi="Arial" w:cs="Arial"/>
              <w:sz w:val="22"/>
              <w:highlight w:val="yellow"/>
            </w:rPr>
          </w:rPrChange>
        </w:rPr>
        <w:t>s</w:t>
      </w:r>
      <w:r w:rsidR="00EC372D" w:rsidRPr="00A11724">
        <w:rPr>
          <w:rFonts w:ascii="Arial" w:hAnsi="Arial" w:cs="Arial"/>
          <w:sz w:val="22"/>
          <w:rPrChange w:id="656" w:author="Zhang Haikun" w:date="2019-12-19T19:56:00Z">
            <w:rPr>
              <w:rFonts w:ascii="Arial" w:hAnsi="Arial" w:cs="Arial"/>
              <w:sz w:val="22"/>
              <w:highlight w:val="yellow"/>
            </w:rPr>
          </w:rPrChange>
        </w:rPr>
        <w:t xml:space="preserve"> later. Therefore,</w:t>
      </w:r>
      <w:bookmarkStart w:id="657" w:name="OLE_LINK5"/>
      <w:bookmarkStart w:id="658" w:name="OLE_LINK6"/>
      <w:r w:rsidR="00EC372D" w:rsidRPr="00A11724">
        <w:rPr>
          <w:rFonts w:ascii="Arial" w:hAnsi="Arial" w:cs="Arial"/>
          <w:sz w:val="22"/>
          <w:rPrChange w:id="659" w:author="Zhang Haikun" w:date="2019-12-19T19:56:00Z">
            <w:rPr>
              <w:rFonts w:ascii="Arial" w:hAnsi="Arial" w:cs="Arial"/>
              <w:sz w:val="22"/>
              <w:highlight w:val="yellow"/>
            </w:rPr>
          </w:rPrChange>
        </w:rPr>
        <w:t xml:space="preserve"> </w:t>
      </w:r>
      <w:r w:rsidR="003F3F9A" w:rsidRPr="00A11724">
        <w:rPr>
          <w:rFonts w:ascii="Arial" w:hAnsi="Arial" w:cs="Arial"/>
          <w:sz w:val="22"/>
          <w:rPrChange w:id="660" w:author="Zhang Haikun" w:date="2019-12-19T19:56:00Z">
            <w:rPr>
              <w:rFonts w:ascii="Arial" w:hAnsi="Arial" w:cs="Arial"/>
              <w:sz w:val="22"/>
              <w:highlight w:val="yellow"/>
            </w:rPr>
          </w:rPrChange>
        </w:rPr>
        <w:t xml:space="preserve">it is </w:t>
      </w:r>
      <w:bookmarkStart w:id="661" w:name="OLE_LINK3"/>
      <w:r w:rsidR="003F3F9A" w:rsidRPr="00A11724">
        <w:rPr>
          <w:rFonts w:ascii="Arial" w:hAnsi="Arial" w:cs="Arial"/>
          <w:sz w:val="22"/>
          <w:rPrChange w:id="662" w:author="Zhang Haikun" w:date="2019-12-19T19:56:00Z">
            <w:rPr>
              <w:rFonts w:ascii="Arial" w:hAnsi="Arial" w:cs="Arial"/>
              <w:sz w:val="22"/>
              <w:highlight w:val="yellow"/>
            </w:rPr>
          </w:rPrChange>
        </w:rPr>
        <w:t>plausible</w:t>
      </w:r>
      <w:bookmarkEnd w:id="661"/>
      <w:r w:rsidR="003F3F9A" w:rsidRPr="00A11724">
        <w:rPr>
          <w:rFonts w:ascii="Arial" w:hAnsi="Arial" w:cs="Arial"/>
          <w:sz w:val="22"/>
          <w:rPrChange w:id="663" w:author="Zhang Haikun" w:date="2019-12-19T19:56:00Z">
            <w:rPr>
              <w:rFonts w:ascii="Arial" w:hAnsi="Arial" w:cs="Arial"/>
              <w:sz w:val="22"/>
              <w:highlight w:val="yellow"/>
            </w:rPr>
          </w:rPrChange>
        </w:rPr>
        <w:t xml:space="preserve"> that the patient</w:t>
      </w:r>
      <w:r w:rsidR="00EC372D" w:rsidRPr="00A11724">
        <w:rPr>
          <w:rFonts w:ascii="Arial" w:hAnsi="Arial" w:cs="Arial"/>
          <w:sz w:val="22"/>
          <w:rPrChange w:id="664" w:author="Zhang Haikun" w:date="2019-12-19T19:56:00Z">
            <w:rPr>
              <w:rFonts w:ascii="Arial" w:hAnsi="Arial" w:cs="Arial"/>
              <w:sz w:val="22"/>
              <w:highlight w:val="yellow"/>
            </w:rPr>
          </w:rPrChange>
        </w:rPr>
        <w:t xml:space="preserve"> ha</w:t>
      </w:r>
      <w:r w:rsidR="003F3F9A" w:rsidRPr="00A11724">
        <w:rPr>
          <w:rFonts w:ascii="Arial" w:hAnsi="Arial" w:cs="Arial"/>
          <w:sz w:val="22"/>
          <w:rPrChange w:id="665" w:author="Zhang Haikun" w:date="2019-12-19T19:56:00Z">
            <w:rPr>
              <w:rFonts w:ascii="Arial" w:hAnsi="Arial" w:cs="Arial"/>
              <w:sz w:val="22"/>
              <w:highlight w:val="yellow"/>
            </w:rPr>
          </w:rPrChange>
        </w:rPr>
        <w:t>d</w:t>
      </w:r>
      <w:bookmarkEnd w:id="657"/>
      <w:bookmarkEnd w:id="658"/>
      <w:r w:rsidR="00EC372D" w:rsidRPr="00A11724">
        <w:rPr>
          <w:rFonts w:ascii="Arial" w:hAnsi="Arial" w:cs="Arial"/>
          <w:sz w:val="22"/>
          <w:rPrChange w:id="666" w:author="Zhang Haikun" w:date="2019-12-19T19:56:00Z">
            <w:rPr>
              <w:rFonts w:ascii="Arial" w:hAnsi="Arial" w:cs="Arial"/>
              <w:sz w:val="22"/>
              <w:highlight w:val="yellow"/>
            </w:rPr>
          </w:rPrChange>
        </w:rPr>
        <w:t xml:space="preserve"> </w:t>
      </w:r>
      <w:r w:rsidR="003F3F9A" w:rsidRPr="00A11724">
        <w:rPr>
          <w:rFonts w:ascii="Arial" w:hAnsi="Arial" w:cs="Arial"/>
          <w:sz w:val="22"/>
          <w:rPrChange w:id="667" w:author="Zhang Haikun" w:date="2019-12-19T19:56:00Z">
            <w:rPr>
              <w:rFonts w:ascii="Arial" w:hAnsi="Arial" w:cs="Arial"/>
              <w:sz w:val="22"/>
              <w:highlight w:val="yellow"/>
            </w:rPr>
          </w:rPrChange>
        </w:rPr>
        <w:t xml:space="preserve">significant </w:t>
      </w:r>
      <w:r w:rsidR="00EC372D" w:rsidRPr="00A11724">
        <w:rPr>
          <w:rFonts w:ascii="Arial" w:hAnsi="Arial" w:cs="Arial"/>
          <w:sz w:val="22"/>
          <w:rPrChange w:id="668" w:author="Zhang Haikun" w:date="2019-12-19T19:56:00Z">
            <w:rPr>
              <w:rFonts w:ascii="Arial" w:hAnsi="Arial" w:cs="Arial"/>
              <w:sz w:val="22"/>
              <w:highlight w:val="yellow"/>
            </w:rPr>
          </w:rPrChange>
        </w:rPr>
        <w:t>circulating tumor cell</w:t>
      </w:r>
      <w:r w:rsidR="003F3F9A" w:rsidRPr="00A11724">
        <w:rPr>
          <w:rFonts w:ascii="Arial" w:hAnsi="Arial" w:cs="Arial"/>
          <w:sz w:val="22"/>
          <w:rPrChange w:id="669" w:author="Zhang Haikun" w:date="2019-12-19T19:56:00Z">
            <w:rPr>
              <w:rFonts w:ascii="Arial" w:hAnsi="Arial" w:cs="Arial"/>
              <w:sz w:val="22"/>
              <w:highlight w:val="yellow"/>
            </w:rPr>
          </w:rPrChange>
        </w:rPr>
        <w:t>s</w:t>
      </w:r>
      <w:r w:rsidR="00EC372D" w:rsidRPr="00A11724">
        <w:rPr>
          <w:rFonts w:ascii="Arial" w:hAnsi="Arial" w:cs="Arial"/>
          <w:sz w:val="22"/>
          <w:rPrChange w:id="670" w:author="Zhang Haikun" w:date="2019-12-19T19:56:00Z">
            <w:rPr>
              <w:rFonts w:ascii="Arial" w:hAnsi="Arial" w:cs="Arial"/>
              <w:sz w:val="22"/>
              <w:highlight w:val="yellow"/>
            </w:rPr>
          </w:rPrChange>
        </w:rPr>
        <w:t xml:space="preserve"> at the time </w:t>
      </w:r>
      <w:r w:rsidR="003F3F9A" w:rsidRPr="00A11724">
        <w:rPr>
          <w:rFonts w:ascii="Arial" w:hAnsi="Arial" w:cs="Arial"/>
          <w:sz w:val="22"/>
          <w:rPrChange w:id="671" w:author="Zhang Haikun" w:date="2019-12-19T19:56:00Z">
            <w:rPr>
              <w:rFonts w:ascii="Arial" w:hAnsi="Arial" w:cs="Arial"/>
              <w:sz w:val="22"/>
              <w:highlight w:val="yellow"/>
            </w:rPr>
          </w:rPrChange>
        </w:rPr>
        <w:t xml:space="preserve">of sample collection </w:t>
      </w:r>
      <w:r w:rsidR="00EC372D" w:rsidRPr="00A11724">
        <w:rPr>
          <w:rFonts w:ascii="Arial" w:hAnsi="Arial" w:cs="Arial"/>
          <w:sz w:val="22"/>
          <w:rPrChange w:id="672" w:author="Zhang Haikun" w:date="2019-12-19T19:56:00Z">
            <w:rPr>
              <w:rFonts w:ascii="Arial" w:hAnsi="Arial" w:cs="Arial"/>
              <w:sz w:val="22"/>
              <w:highlight w:val="yellow"/>
            </w:rPr>
          </w:rPrChange>
        </w:rPr>
        <w:t xml:space="preserve">since his AFP was </w:t>
      </w:r>
      <w:r w:rsidR="003F3F9A" w:rsidRPr="00A11724">
        <w:rPr>
          <w:rFonts w:ascii="Arial" w:hAnsi="Arial" w:cs="Arial"/>
          <w:sz w:val="22"/>
          <w:rPrChange w:id="673" w:author="Zhang Haikun" w:date="2019-12-19T19:56:00Z">
            <w:rPr>
              <w:rFonts w:ascii="Arial" w:hAnsi="Arial" w:cs="Arial"/>
              <w:sz w:val="22"/>
              <w:highlight w:val="yellow"/>
            </w:rPr>
          </w:rPrChange>
        </w:rPr>
        <w:t xml:space="preserve">also </w:t>
      </w:r>
      <w:r w:rsidR="00EC372D" w:rsidRPr="00A11724">
        <w:rPr>
          <w:rFonts w:ascii="Arial" w:hAnsi="Arial" w:cs="Arial"/>
          <w:sz w:val="22"/>
          <w:rPrChange w:id="674" w:author="Zhang Haikun" w:date="2019-12-19T19:56:00Z">
            <w:rPr>
              <w:rFonts w:ascii="Arial" w:hAnsi="Arial" w:cs="Arial"/>
              <w:sz w:val="22"/>
              <w:highlight w:val="yellow"/>
            </w:rPr>
          </w:rPrChange>
        </w:rPr>
        <w:t xml:space="preserve">significantly elevated. </w:t>
      </w:r>
      <w:r w:rsidR="00EC372D" w:rsidRPr="00A11724">
        <w:rPr>
          <w:rFonts w:ascii="Arial" w:hAnsi="Arial" w:cs="Arial"/>
          <w:color w:val="000000" w:themeColor="text1"/>
          <w:sz w:val="22"/>
          <w:rPrChange w:id="675" w:author="Zhang Haikun" w:date="2019-12-19T19:56:00Z">
            <w:rPr>
              <w:rFonts w:ascii="Arial" w:hAnsi="Arial" w:cs="Arial"/>
              <w:color w:val="000000" w:themeColor="text1"/>
              <w:sz w:val="22"/>
              <w:highlight w:val="yellow"/>
            </w:rPr>
          </w:rPrChange>
        </w:rPr>
        <w:t>E</w:t>
      </w:r>
      <w:r w:rsidR="004936C4" w:rsidRPr="00A11724">
        <w:rPr>
          <w:rFonts w:ascii="Arial" w:hAnsi="Arial" w:cs="Arial"/>
          <w:color w:val="000000" w:themeColor="text1"/>
          <w:sz w:val="22"/>
          <w:rPrChange w:id="676" w:author="Zhang Haikun" w:date="2019-12-19T19:56:00Z">
            <w:rPr>
              <w:rFonts w:ascii="Arial" w:hAnsi="Arial" w:cs="Arial"/>
              <w:color w:val="000000" w:themeColor="text1"/>
              <w:sz w:val="22"/>
              <w:highlight w:val="yellow"/>
            </w:rPr>
          </w:rPrChange>
        </w:rPr>
        <w:t xml:space="preserve">xcept </w:t>
      </w:r>
      <w:r w:rsidR="00C5011D" w:rsidRPr="00A11724">
        <w:rPr>
          <w:rFonts w:ascii="Arial" w:hAnsi="Arial" w:cs="Arial"/>
          <w:color w:val="000000" w:themeColor="text1"/>
          <w:sz w:val="22"/>
          <w:rPrChange w:id="677" w:author="Zhang Haikun" w:date="2019-12-19T19:56:00Z">
            <w:rPr>
              <w:rFonts w:ascii="Arial" w:hAnsi="Arial" w:cs="Arial"/>
              <w:color w:val="000000" w:themeColor="text1"/>
              <w:sz w:val="22"/>
              <w:highlight w:val="yellow"/>
            </w:rPr>
          </w:rPrChange>
        </w:rPr>
        <w:t>P14</w:t>
      </w:r>
      <w:del w:id="678" w:author="Zhang Haikun" w:date="2019-12-19T19:56:00Z">
        <w:r w:rsidR="00E06DB9" w:rsidRPr="00A11724" w:rsidDel="00A11724">
          <w:rPr>
            <w:rFonts w:ascii="Arial" w:hAnsi="Arial" w:cs="Arial"/>
            <w:color w:val="000000" w:themeColor="text1"/>
            <w:sz w:val="22"/>
            <w:rPrChange w:id="679" w:author="Zhang Haikun" w:date="2019-12-19T19:56:00Z">
              <w:rPr>
                <w:rFonts w:ascii="Arial" w:hAnsi="Arial" w:cs="Arial"/>
                <w:color w:val="000000" w:themeColor="text1"/>
                <w:sz w:val="22"/>
                <w:highlight w:val="yellow"/>
              </w:rPr>
            </w:rPrChange>
          </w:rPr>
          <w:delText xml:space="preserve"> (</w:delText>
        </w:r>
        <w:r w:rsidR="002273FE" w:rsidRPr="00A11724" w:rsidDel="00A11724">
          <w:rPr>
            <w:rFonts w:ascii="Arial" w:hAnsi="Arial" w:cs="Arial"/>
            <w:color w:val="000000" w:themeColor="text1"/>
            <w:sz w:val="22"/>
            <w:rPrChange w:id="680" w:author="Zhang Haikun" w:date="2019-12-19T19:56:00Z">
              <w:rPr>
                <w:rFonts w:ascii="Arial" w:hAnsi="Arial" w:cs="Arial"/>
                <w:color w:val="000000" w:themeColor="text1"/>
                <w:sz w:val="22"/>
                <w:highlight w:val="yellow"/>
              </w:rPr>
            </w:rPrChange>
          </w:rPr>
          <w:delText>chronic hepatitis</w:delText>
        </w:r>
        <w:r w:rsidR="00E06DB9" w:rsidRPr="00A11724" w:rsidDel="00A11724">
          <w:rPr>
            <w:rFonts w:ascii="Arial" w:hAnsi="Arial" w:cs="Arial"/>
            <w:color w:val="000000" w:themeColor="text1"/>
            <w:sz w:val="22"/>
            <w:rPrChange w:id="681" w:author="Zhang Haikun" w:date="2019-12-19T19:56:00Z">
              <w:rPr>
                <w:rFonts w:ascii="Arial" w:hAnsi="Arial" w:cs="Arial"/>
                <w:color w:val="000000" w:themeColor="text1"/>
                <w:sz w:val="22"/>
                <w:highlight w:val="yellow"/>
              </w:rPr>
            </w:rPrChange>
          </w:rPr>
          <w:delText>)</w:delText>
        </w:r>
      </w:del>
      <w:r w:rsidR="004936C4" w:rsidRPr="00A11724">
        <w:rPr>
          <w:rFonts w:ascii="Arial" w:hAnsi="Arial" w:cs="Arial"/>
          <w:color w:val="000000" w:themeColor="text1"/>
          <w:sz w:val="22"/>
          <w:rPrChange w:id="682" w:author="Zhang Haikun" w:date="2019-12-19T19:56:00Z">
            <w:rPr>
              <w:rFonts w:ascii="Arial" w:hAnsi="Arial" w:cs="Arial"/>
              <w:color w:val="000000" w:themeColor="text1"/>
              <w:sz w:val="22"/>
              <w:highlight w:val="yellow"/>
            </w:rPr>
          </w:rPrChange>
        </w:rPr>
        <w:t>,</w:t>
      </w:r>
      <w:r w:rsidR="00C5011D" w:rsidRPr="00A11724">
        <w:rPr>
          <w:rFonts w:ascii="Arial" w:hAnsi="Arial" w:cs="Arial"/>
          <w:color w:val="000000" w:themeColor="text1"/>
          <w:sz w:val="22"/>
          <w:rPrChange w:id="683" w:author="Zhang Haikun" w:date="2019-12-19T19:56:00Z">
            <w:rPr>
              <w:rFonts w:ascii="Arial" w:hAnsi="Arial" w:cs="Arial"/>
              <w:color w:val="000000" w:themeColor="text1"/>
              <w:sz w:val="22"/>
              <w:highlight w:val="yellow"/>
            </w:rPr>
          </w:rPrChange>
        </w:rPr>
        <w:t xml:space="preserve"> </w:t>
      </w:r>
      <w:r w:rsidR="004936C4" w:rsidRPr="00A11724">
        <w:rPr>
          <w:rFonts w:ascii="Arial" w:hAnsi="Arial" w:cs="Arial"/>
          <w:color w:val="000000" w:themeColor="text1"/>
          <w:sz w:val="22"/>
          <w:rPrChange w:id="684" w:author="Zhang Haikun" w:date="2019-12-19T19:56:00Z">
            <w:rPr>
              <w:rFonts w:ascii="Arial" w:hAnsi="Arial" w:cs="Arial"/>
              <w:color w:val="000000" w:themeColor="text1"/>
              <w:sz w:val="22"/>
              <w:highlight w:val="yellow"/>
            </w:rPr>
          </w:rPrChange>
        </w:rPr>
        <w:t>t</w:t>
      </w:r>
      <w:r w:rsidR="00E06DB9" w:rsidRPr="00A11724">
        <w:rPr>
          <w:rFonts w:ascii="Arial" w:hAnsi="Arial" w:cs="Arial"/>
          <w:color w:val="000000" w:themeColor="text1"/>
          <w:sz w:val="22"/>
          <w:rPrChange w:id="685" w:author="Zhang Haikun" w:date="2019-12-19T19:56:00Z">
            <w:rPr>
              <w:rFonts w:ascii="Arial" w:hAnsi="Arial" w:cs="Arial"/>
              <w:color w:val="000000" w:themeColor="text1"/>
              <w:sz w:val="22"/>
              <w:highlight w:val="yellow"/>
            </w:rPr>
          </w:rPrChange>
        </w:rPr>
        <w:t xml:space="preserve">he sample from a </w:t>
      </w:r>
      <w:r w:rsidR="002937DE" w:rsidRPr="00A11724">
        <w:rPr>
          <w:rFonts w:ascii="Arial" w:hAnsi="Arial" w:cs="Arial"/>
          <w:color w:val="000000" w:themeColor="text1"/>
          <w:sz w:val="22"/>
          <w:rPrChange w:id="686" w:author="Zhang Haikun" w:date="2019-12-19T19:56:00Z">
            <w:rPr>
              <w:rFonts w:ascii="Arial" w:hAnsi="Arial" w:cs="Arial"/>
              <w:color w:val="000000" w:themeColor="text1"/>
              <w:sz w:val="22"/>
              <w:highlight w:val="yellow"/>
            </w:rPr>
          </w:rPrChange>
        </w:rPr>
        <w:t xml:space="preserve">chronic </w:t>
      </w:r>
      <w:r w:rsidR="00E06DB9" w:rsidRPr="00A11724">
        <w:rPr>
          <w:rFonts w:ascii="Arial" w:hAnsi="Arial" w:cs="Arial"/>
          <w:color w:val="000000" w:themeColor="text1"/>
          <w:sz w:val="22"/>
          <w:rPrChange w:id="687" w:author="Zhang Haikun" w:date="2019-12-19T19:56:00Z">
            <w:rPr>
              <w:rFonts w:ascii="Arial" w:hAnsi="Arial" w:cs="Arial"/>
              <w:color w:val="000000" w:themeColor="text1"/>
              <w:sz w:val="22"/>
              <w:highlight w:val="yellow"/>
            </w:rPr>
          </w:rPrChange>
        </w:rPr>
        <w:t xml:space="preserve">hepatitis patient, P2, showed that the </w:t>
      </w:r>
      <w:r w:rsidR="007A2DB9" w:rsidRPr="00A11724">
        <w:rPr>
          <w:rFonts w:ascii="Arial" w:hAnsi="Arial" w:cs="Arial"/>
          <w:color w:val="000000" w:themeColor="text1"/>
          <w:sz w:val="22"/>
          <w:rPrChange w:id="688" w:author="Zhang Haikun" w:date="2019-12-19T19:56:00Z">
            <w:rPr>
              <w:rFonts w:ascii="Arial" w:hAnsi="Arial" w:cs="Arial"/>
              <w:color w:val="000000" w:themeColor="text1"/>
              <w:sz w:val="22"/>
              <w:highlight w:val="yellow"/>
            </w:rPr>
          </w:rPrChange>
        </w:rPr>
        <w:t>methylation level of region5</w:t>
      </w:r>
      <w:r w:rsidR="00C56F8E" w:rsidRPr="00A11724">
        <w:rPr>
          <w:rFonts w:ascii="Arial" w:hAnsi="Arial" w:cs="Arial"/>
          <w:color w:val="000000" w:themeColor="text1"/>
          <w:sz w:val="22"/>
          <w:rPrChange w:id="689" w:author="Zhang Haikun" w:date="2019-12-19T19:56:00Z">
            <w:rPr>
              <w:rFonts w:ascii="Arial" w:hAnsi="Arial" w:cs="Arial"/>
              <w:color w:val="000000" w:themeColor="text1"/>
              <w:sz w:val="22"/>
              <w:highlight w:val="yellow"/>
            </w:rPr>
          </w:rPrChange>
        </w:rPr>
        <w:t xml:space="preserve"> </w:t>
      </w:r>
      <w:r w:rsidR="00E06DB9" w:rsidRPr="00A11724">
        <w:rPr>
          <w:rFonts w:ascii="Arial" w:hAnsi="Arial" w:cs="Arial"/>
          <w:color w:val="000000" w:themeColor="text1"/>
          <w:sz w:val="22"/>
          <w:rPrChange w:id="690" w:author="Zhang Haikun" w:date="2019-12-19T19:56:00Z">
            <w:rPr>
              <w:rFonts w:ascii="Arial" w:hAnsi="Arial" w:cs="Arial"/>
              <w:color w:val="000000" w:themeColor="text1"/>
              <w:sz w:val="22"/>
              <w:highlight w:val="yellow"/>
            </w:rPr>
          </w:rPrChange>
        </w:rPr>
        <w:t xml:space="preserve">was </w:t>
      </w:r>
      <w:r w:rsidR="007A2DB9" w:rsidRPr="00A11724">
        <w:rPr>
          <w:rFonts w:ascii="Arial" w:hAnsi="Arial" w:cs="Arial"/>
          <w:color w:val="000000" w:themeColor="text1"/>
          <w:sz w:val="22"/>
          <w:rPrChange w:id="691" w:author="Zhang Haikun" w:date="2019-12-19T19:56:00Z">
            <w:rPr>
              <w:rFonts w:ascii="Arial" w:hAnsi="Arial" w:cs="Arial"/>
              <w:color w:val="000000" w:themeColor="text1"/>
              <w:sz w:val="22"/>
              <w:highlight w:val="yellow"/>
            </w:rPr>
          </w:rPrChange>
        </w:rPr>
        <w:t>70.7</w:t>
      </w:r>
      <w:r w:rsidR="00E06DB9" w:rsidRPr="00A11724">
        <w:rPr>
          <w:rFonts w:ascii="Arial" w:hAnsi="Arial" w:cs="Arial"/>
          <w:color w:val="000000" w:themeColor="text1"/>
          <w:sz w:val="22"/>
          <w:rPrChange w:id="692" w:author="Zhang Haikun" w:date="2019-12-19T19:56:00Z">
            <w:rPr>
              <w:rFonts w:ascii="Arial" w:hAnsi="Arial" w:cs="Arial"/>
              <w:color w:val="000000" w:themeColor="text1"/>
              <w:sz w:val="22"/>
              <w:highlight w:val="yellow"/>
            </w:rPr>
          </w:rPrChange>
        </w:rPr>
        <w:t xml:space="preserve">% and the </w:t>
      </w:r>
      <w:r w:rsidR="007A2DB9" w:rsidRPr="00A11724">
        <w:rPr>
          <w:rFonts w:ascii="Arial" w:hAnsi="Arial" w:cs="Arial"/>
          <w:color w:val="000000" w:themeColor="text1"/>
          <w:sz w:val="22"/>
          <w:rPrChange w:id="693" w:author="Zhang Haikun" w:date="2019-12-19T19:56:00Z">
            <w:rPr>
              <w:rFonts w:ascii="Arial" w:hAnsi="Arial" w:cs="Arial"/>
              <w:color w:val="000000" w:themeColor="text1"/>
              <w:sz w:val="22"/>
              <w:highlight w:val="yellow"/>
            </w:rPr>
          </w:rPrChange>
        </w:rPr>
        <w:t>Methyl</w:t>
      </w:r>
      <w:r w:rsidR="007A2DB9" w:rsidRPr="00A11724">
        <w:rPr>
          <w:rFonts w:ascii="Arial" w:hAnsi="Arial" w:cs="Arial"/>
          <w:color w:val="000000" w:themeColor="text1"/>
          <w:sz w:val="22"/>
          <w:vertAlign w:val="subscript"/>
          <w:rPrChange w:id="694" w:author="Zhang Haikun" w:date="2019-12-19T19:56:00Z">
            <w:rPr>
              <w:rFonts w:ascii="Arial" w:hAnsi="Arial" w:cs="Arial"/>
              <w:color w:val="000000" w:themeColor="text1"/>
              <w:sz w:val="22"/>
              <w:highlight w:val="yellow"/>
              <w:vertAlign w:val="subscript"/>
            </w:rPr>
          </w:rPrChange>
        </w:rPr>
        <w:t>HBV5k</w:t>
      </w:r>
      <w:r w:rsidR="00E06DB9" w:rsidRPr="00A11724">
        <w:rPr>
          <w:rFonts w:ascii="Arial" w:hAnsi="Arial" w:cs="Arial"/>
          <w:color w:val="000000" w:themeColor="text1"/>
          <w:sz w:val="22"/>
          <w:rPrChange w:id="695" w:author="Zhang Haikun" w:date="2019-12-19T19:56:00Z">
            <w:rPr>
              <w:rFonts w:ascii="Arial" w:hAnsi="Arial" w:cs="Arial"/>
              <w:color w:val="000000" w:themeColor="text1"/>
              <w:sz w:val="22"/>
              <w:highlight w:val="yellow"/>
            </w:rPr>
          </w:rPrChange>
        </w:rPr>
        <w:t xml:space="preserve"> was 6</w:t>
      </w:r>
      <w:r w:rsidR="007A2DB9" w:rsidRPr="00A11724">
        <w:rPr>
          <w:rFonts w:ascii="Arial" w:hAnsi="Arial" w:cs="Arial"/>
          <w:color w:val="000000" w:themeColor="text1"/>
          <w:sz w:val="22"/>
          <w:rPrChange w:id="696" w:author="Zhang Haikun" w:date="2019-12-19T19:56:00Z">
            <w:rPr>
              <w:rFonts w:ascii="Arial" w:hAnsi="Arial" w:cs="Arial"/>
              <w:color w:val="000000" w:themeColor="text1"/>
              <w:sz w:val="22"/>
              <w:highlight w:val="yellow"/>
            </w:rPr>
          </w:rPrChange>
        </w:rPr>
        <w:t>8</w:t>
      </w:r>
      <w:r w:rsidR="00E06DB9" w:rsidRPr="00A11724">
        <w:rPr>
          <w:rFonts w:ascii="Arial" w:hAnsi="Arial" w:cs="Arial"/>
          <w:color w:val="000000" w:themeColor="text1"/>
          <w:sz w:val="22"/>
          <w:rPrChange w:id="697" w:author="Zhang Haikun" w:date="2019-12-19T19:56:00Z">
            <w:rPr>
              <w:rFonts w:ascii="Arial" w:hAnsi="Arial" w:cs="Arial"/>
              <w:color w:val="000000" w:themeColor="text1"/>
              <w:sz w:val="22"/>
              <w:highlight w:val="yellow"/>
            </w:rPr>
          </w:rPrChange>
        </w:rPr>
        <w:t>.</w:t>
      </w:r>
      <w:r w:rsidR="007A2DB9" w:rsidRPr="00A11724">
        <w:rPr>
          <w:rFonts w:ascii="Arial" w:hAnsi="Arial" w:cs="Arial"/>
          <w:color w:val="000000" w:themeColor="text1"/>
          <w:sz w:val="22"/>
          <w:rPrChange w:id="698" w:author="Zhang Haikun" w:date="2019-12-19T19:56:00Z">
            <w:rPr>
              <w:rFonts w:ascii="Arial" w:hAnsi="Arial" w:cs="Arial"/>
              <w:color w:val="000000" w:themeColor="text1"/>
              <w:sz w:val="22"/>
              <w:highlight w:val="yellow"/>
            </w:rPr>
          </w:rPrChange>
        </w:rPr>
        <w:t>5</w:t>
      </w:r>
      <w:r w:rsidR="00E06DB9" w:rsidRPr="00A11724">
        <w:rPr>
          <w:rFonts w:ascii="Arial" w:hAnsi="Arial" w:cs="Arial"/>
          <w:color w:val="000000" w:themeColor="text1"/>
          <w:sz w:val="22"/>
          <w:rPrChange w:id="699" w:author="Zhang Haikun" w:date="2019-12-19T19:56:00Z">
            <w:rPr>
              <w:rFonts w:ascii="Arial" w:hAnsi="Arial" w:cs="Arial"/>
              <w:color w:val="000000" w:themeColor="text1"/>
              <w:sz w:val="22"/>
              <w:highlight w:val="yellow"/>
            </w:rPr>
          </w:rPrChange>
        </w:rPr>
        <w:t xml:space="preserve">%. Using the sample from a clinical visit 6 months following the initial sample collection, the </w:t>
      </w:r>
      <w:r w:rsidR="007A2DB9" w:rsidRPr="00A11724">
        <w:rPr>
          <w:rFonts w:ascii="Arial" w:hAnsi="Arial" w:cs="Arial"/>
          <w:color w:val="000000" w:themeColor="text1"/>
          <w:sz w:val="22"/>
          <w:rPrChange w:id="700" w:author="Zhang Haikun" w:date="2019-12-19T19:56:00Z">
            <w:rPr>
              <w:rFonts w:ascii="Arial" w:hAnsi="Arial" w:cs="Arial"/>
              <w:color w:val="000000" w:themeColor="text1"/>
              <w:sz w:val="22"/>
              <w:highlight w:val="yellow"/>
            </w:rPr>
          </w:rPrChange>
        </w:rPr>
        <w:t xml:space="preserve">methylation level </w:t>
      </w:r>
      <w:r w:rsidR="00E06DB9" w:rsidRPr="00A11724">
        <w:rPr>
          <w:rFonts w:ascii="Arial" w:hAnsi="Arial" w:cs="Arial"/>
          <w:color w:val="000000" w:themeColor="text1"/>
          <w:sz w:val="22"/>
          <w:rPrChange w:id="701" w:author="Zhang Haikun" w:date="2019-12-19T19:56:00Z">
            <w:rPr>
              <w:rFonts w:ascii="Arial" w:hAnsi="Arial" w:cs="Arial"/>
              <w:color w:val="000000" w:themeColor="text1"/>
              <w:sz w:val="22"/>
              <w:highlight w:val="yellow"/>
            </w:rPr>
          </w:rPrChange>
        </w:rPr>
        <w:t xml:space="preserve">of </w:t>
      </w:r>
      <w:r w:rsidR="007A2DB9" w:rsidRPr="00A11724">
        <w:rPr>
          <w:rFonts w:ascii="Arial" w:hAnsi="Arial" w:cs="Arial"/>
          <w:color w:val="000000" w:themeColor="text1"/>
          <w:sz w:val="22"/>
          <w:rPrChange w:id="702" w:author="Zhang Haikun" w:date="2019-12-19T19:56:00Z">
            <w:rPr>
              <w:rFonts w:ascii="Arial" w:hAnsi="Arial" w:cs="Arial"/>
              <w:color w:val="000000" w:themeColor="text1"/>
              <w:sz w:val="22"/>
              <w:highlight w:val="yellow"/>
            </w:rPr>
          </w:rPrChange>
        </w:rPr>
        <w:t>region5</w:t>
      </w:r>
      <w:r w:rsidR="00C56F8E" w:rsidRPr="00A11724">
        <w:rPr>
          <w:rFonts w:ascii="Arial" w:hAnsi="Arial" w:cs="Arial"/>
          <w:color w:val="000000" w:themeColor="text1"/>
          <w:sz w:val="22"/>
          <w:rPrChange w:id="703" w:author="Zhang Haikun" w:date="2019-12-19T19:56:00Z">
            <w:rPr>
              <w:rFonts w:ascii="Arial" w:hAnsi="Arial" w:cs="Arial"/>
              <w:color w:val="000000" w:themeColor="text1"/>
              <w:sz w:val="22"/>
              <w:highlight w:val="yellow"/>
            </w:rPr>
          </w:rPrChange>
        </w:rPr>
        <w:t xml:space="preserve"> </w:t>
      </w:r>
      <w:r w:rsidR="007A2DB9" w:rsidRPr="00A11724">
        <w:rPr>
          <w:rFonts w:ascii="Arial" w:hAnsi="Arial" w:cs="Arial"/>
          <w:color w:val="000000" w:themeColor="text1"/>
          <w:sz w:val="22"/>
          <w:rPrChange w:id="704" w:author="Zhang Haikun" w:date="2019-12-19T19:56:00Z">
            <w:rPr>
              <w:rFonts w:ascii="Arial" w:hAnsi="Arial" w:cs="Arial"/>
              <w:color w:val="000000" w:themeColor="text1"/>
              <w:sz w:val="22"/>
              <w:highlight w:val="yellow"/>
            </w:rPr>
          </w:rPrChange>
        </w:rPr>
        <w:t>increased</w:t>
      </w:r>
      <w:r w:rsidR="00E06DB9" w:rsidRPr="00A11724">
        <w:rPr>
          <w:rFonts w:ascii="Arial" w:hAnsi="Arial" w:cs="Arial"/>
          <w:color w:val="000000" w:themeColor="text1"/>
          <w:sz w:val="22"/>
          <w:rPrChange w:id="705" w:author="Zhang Haikun" w:date="2019-12-19T19:56:00Z">
            <w:rPr>
              <w:rFonts w:ascii="Arial" w:hAnsi="Arial" w:cs="Arial"/>
              <w:color w:val="000000" w:themeColor="text1"/>
              <w:sz w:val="22"/>
              <w:highlight w:val="yellow"/>
            </w:rPr>
          </w:rPrChange>
        </w:rPr>
        <w:t xml:space="preserve"> to </w:t>
      </w:r>
      <w:r w:rsidR="007A2DB9" w:rsidRPr="00A11724">
        <w:rPr>
          <w:rFonts w:ascii="Arial" w:hAnsi="Arial" w:cs="Arial"/>
          <w:color w:val="000000" w:themeColor="text1"/>
          <w:sz w:val="22"/>
          <w:rPrChange w:id="706" w:author="Zhang Haikun" w:date="2019-12-19T19:56:00Z">
            <w:rPr>
              <w:rFonts w:ascii="Arial" w:hAnsi="Arial" w:cs="Arial"/>
              <w:color w:val="000000" w:themeColor="text1"/>
              <w:sz w:val="22"/>
              <w:highlight w:val="yellow"/>
            </w:rPr>
          </w:rPrChange>
        </w:rPr>
        <w:t>73.92</w:t>
      </w:r>
      <w:r w:rsidR="00E06DB9" w:rsidRPr="00A11724">
        <w:rPr>
          <w:rFonts w:ascii="Arial" w:hAnsi="Arial" w:cs="Arial"/>
          <w:color w:val="000000" w:themeColor="text1"/>
          <w:sz w:val="22"/>
          <w:rPrChange w:id="707" w:author="Zhang Haikun" w:date="2019-12-19T19:56:00Z">
            <w:rPr>
              <w:rFonts w:ascii="Arial" w:hAnsi="Arial" w:cs="Arial"/>
              <w:color w:val="000000" w:themeColor="text1"/>
              <w:sz w:val="22"/>
              <w:highlight w:val="yellow"/>
            </w:rPr>
          </w:rPrChange>
        </w:rPr>
        <w:t xml:space="preserve">%, whereas the </w:t>
      </w:r>
      <w:r w:rsidR="004E735E" w:rsidRPr="00A11724">
        <w:rPr>
          <w:rFonts w:ascii="Arial" w:hAnsi="Arial" w:cs="Arial"/>
          <w:color w:val="000000" w:themeColor="text1"/>
          <w:sz w:val="22"/>
          <w:rPrChange w:id="708" w:author="Zhang Haikun" w:date="2019-12-19T19:56:00Z">
            <w:rPr>
              <w:rFonts w:ascii="Arial" w:hAnsi="Arial" w:cs="Arial"/>
              <w:color w:val="000000" w:themeColor="text1"/>
              <w:sz w:val="22"/>
              <w:highlight w:val="yellow"/>
            </w:rPr>
          </w:rPrChange>
        </w:rPr>
        <w:t>Methyl</w:t>
      </w:r>
      <w:r w:rsidR="004E735E" w:rsidRPr="00A11724">
        <w:rPr>
          <w:rFonts w:ascii="Arial" w:hAnsi="Arial" w:cs="Arial"/>
          <w:color w:val="000000" w:themeColor="text1"/>
          <w:sz w:val="22"/>
          <w:vertAlign w:val="subscript"/>
          <w:rPrChange w:id="709" w:author="Zhang Haikun" w:date="2019-12-19T19:56:00Z">
            <w:rPr>
              <w:rFonts w:ascii="Arial" w:hAnsi="Arial" w:cs="Arial"/>
              <w:color w:val="000000" w:themeColor="text1"/>
              <w:sz w:val="22"/>
              <w:highlight w:val="yellow"/>
              <w:vertAlign w:val="subscript"/>
            </w:rPr>
          </w:rPrChange>
        </w:rPr>
        <w:t>HBV5k</w:t>
      </w:r>
      <w:r w:rsidR="00E06DB9" w:rsidRPr="00A11724">
        <w:rPr>
          <w:rFonts w:ascii="Arial" w:hAnsi="Arial" w:cs="Arial"/>
          <w:color w:val="000000" w:themeColor="text1"/>
          <w:sz w:val="22"/>
          <w:rPrChange w:id="710" w:author="Zhang Haikun" w:date="2019-12-19T19:56:00Z">
            <w:rPr>
              <w:rFonts w:ascii="Arial" w:hAnsi="Arial" w:cs="Arial"/>
              <w:color w:val="000000" w:themeColor="text1"/>
              <w:sz w:val="22"/>
              <w:highlight w:val="yellow"/>
            </w:rPr>
          </w:rPrChange>
        </w:rPr>
        <w:t xml:space="preserve"> increased to </w:t>
      </w:r>
      <w:r w:rsidR="007A2DB9" w:rsidRPr="00A11724">
        <w:rPr>
          <w:rFonts w:ascii="Arial" w:hAnsi="Arial" w:cs="Arial"/>
          <w:color w:val="000000" w:themeColor="text1"/>
          <w:sz w:val="22"/>
          <w:rPrChange w:id="711" w:author="Zhang Haikun" w:date="2019-12-19T19:56:00Z">
            <w:rPr>
              <w:rFonts w:ascii="Arial" w:hAnsi="Arial" w:cs="Arial"/>
              <w:color w:val="000000" w:themeColor="text1"/>
              <w:sz w:val="22"/>
              <w:highlight w:val="yellow"/>
            </w:rPr>
          </w:rPrChange>
        </w:rPr>
        <w:t>71.34</w:t>
      </w:r>
      <w:r w:rsidR="00E06DB9" w:rsidRPr="00A11724">
        <w:rPr>
          <w:rFonts w:ascii="Arial" w:hAnsi="Arial" w:cs="Arial"/>
          <w:color w:val="000000" w:themeColor="text1"/>
          <w:sz w:val="22"/>
          <w:rPrChange w:id="712" w:author="Zhang Haikun" w:date="2019-12-19T19:56:00Z">
            <w:rPr>
              <w:rFonts w:ascii="Arial" w:hAnsi="Arial" w:cs="Arial"/>
              <w:color w:val="000000" w:themeColor="text1"/>
              <w:sz w:val="22"/>
              <w:highlight w:val="yellow"/>
            </w:rPr>
          </w:rPrChange>
        </w:rPr>
        <w:t>%.</w:t>
      </w:r>
      <w:r w:rsidR="00EC54CB" w:rsidRPr="00A11724">
        <w:rPr>
          <w:rFonts w:ascii="Arial" w:hAnsi="Arial" w:cs="Arial"/>
          <w:color w:val="000000" w:themeColor="text1"/>
          <w:sz w:val="22"/>
          <w:rPrChange w:id="713" w:author="Zhang Haikun" w:date="2019-12-19T19:56:00Z">
            <w:rPr>
              <w:rFonts w:ascii="Arial" w:hAnsi="Arial" w:cs="Arial"/>
              <w:color w:val="000000" w:themeColor="text1"/>
              <w:sz w:val="22"/>
              <w:highlight w:val="yellow"/>
            </w:rPr>
          </w:rPrChange>
        </w:rPr>
        <w:t xml:space="preserve"> This patient </w:t>
      </w:r>
      <w:r w:rsidR="00EC10E0" w:rsidRPr="00A11724">
        <w:rPr>
          <w:rFonts w:ascii="Arial" w:hAnsi="Arial" w:cs="Arial"/>
          <w:sz w:val="22"/>
          <w:rPrChange w:id="714" w:author="Zhang Haikun" w:date="2019-12-19T19:56:00Z">
            <w:rPr>
              <w:rFonts w:ascii="Arial" w:hAnsi="Arial" w:cs="Arial"/>
              <w:sz w:val="22"/>
              <w:highlight w:val="yellow"/>
            </w:rPr>
          </w:rPrChange>
        </w:rPr>
        <w:t>had no detected HCC in follow-up</w:t>
      </w:r>
      <w:r w:rsidR="009A5EFD" w:rsidRPr="00A11724">
        <w:rPr>
          <w:rFonts w:ascii="Arial" w:hAnsi="Arial" w:cs="Arial"/>
          <w:color w:val="000000" w:themeColor="text1"/>
          <w:sz w:val="22"/>
          <w:rPrChange w:id="715" w:author="Zhang Haikun" w:date="2019-12-19T19:56:00Z">
            <w:rPr>
              <w:rFonts w:ascii="Arial" w:hAnsi="Arial" w:cs="Arial"/>
              <w:color w:val="000000" w:themeColor="text1"/>
              <w:sz w:val="22"/>
              <w:highlight w:val="yellow"/>
            </w:rPr>
          </w:rPrChange>
        </w:rPr>
        <w:t>.</w:t>
      </w:r>
      <w:r w:rsidR="00EC10E0" w:rsidRPr="00A11724">
        <w:rPr>
          <w:rFonts w:ascii="Arial" w:hAnsi="Arial" w:cs="Arial"/>
          <w:color w:val="000000" w:themeColor="text1"/>
          <w:sz w:val="22"/>
          <w:rPrChange w:id="716" w:author="Zhang Haikun" w:date="2019-12-19T19:56:00Z">
            <w:rPr>
              <w:rFonts w:ascii="Arial" w:hAnsi="Arial" w:cs="Arial"/>
              <w:color w:val="000000" w:themeColor="text1"/>
              <w:sz w:val="22"/>
              <w:highlight w:val="yellow"/>
            </w:rPr>
          </w:rPrChange>
        </w:rPr>
        <w:t xml:space="preserve"> </w:t>
      </w:r>
      <w:r w:rsidR="00E06DB9" w:rsidRPr="00A11724">
        <w:rPr>
          <w:rFonts w:ascii="Arial" w:hAnsi="Arial" w:cs="Arial"/>
          <w:color w:val="000000" w:themeColor="text1"/>
          <w:sz w:val="22"/>
          <w:rPrChange w:id="717" w:author="Zhang Haikun" w:date="2019-12-19T19:56:00Z">
            <w:rPr>
              <w:rFonts w:ascii="Arial" w:hAnsi="Arial" w:cs="Arial"/>
              <w:color w:val="000000" w:themeColor="text1"/>
              <w:sz w:val="22"/>
              <w:highlight w:val="yellow"/>
            </w:rPr>
          </w:rPrChange>
        </w:rPr>
        <w:t>As a predictor of HCC, the most challenging aspect is to determine appropriate cutoffs for disease status, which necessitates large sample sizes in future studies.</w:t>
      </w:r>
      <w:r w:rsidR="002937DE" w:rsidRPr="00A11724">
        <w:rPr>
          <w:rFonts w:ascii="Arial" w:hAnsi="Arial" w:cs="Arial"/>
          <w:color w:val="000000" w:themeColor="text1"/>
          <w:sz w:val="22"/>
        </w:rPr>
        <w:t xml:space="preserve"> </w:t>
      </w:r>
      <w:r w:rsidR="001A64A0" w:rsidRPr="00A11724">
        <w:rPr>
          <w:rFonts w:ascii="Arial" w:hAnsi="Arial" w:cs="Arial"/>
          <w:color w:val="000000" w:themeColor="text1"/>
          <w:sz w:val="22"/>
        </w:rPr>
        <w:t>Nevert</w:t>
      </w:r>
      <w:r w:rsidR="001A64A0" w:rsidRPr="00A32097">
        <w:rPr>
          <w:rFonts w:ascii="Arial" w:hAnsi="Arial" w:cs="Arial"/>
          <w:color w:val="000000" w:themeColor="text1"/>
          <w:sz w:val="22"/>
        </w:rPr>
        <w:t xml:space="preserve">heless, our study successfully illustrated </w:t>
      </w:r>
      <w:r w:rsidR="00E06DB9" w:rsidRPr="00A32097">
        <w:rPr>
          <w:rFonts w:ascii="Arial" w:hAnsi="Arial" w:cs="Arial"/>
          <w:color w:val="000000" w:themeColor="text1"/>
          <w:sz w:val="22"/>
        </w:rPr>
        <w:t xml:space="preserve">that </w:t>
      </w:r>
      <w:r w:rsidR="001A64A0" w:rsidRPr="00A32097">
        <w:rPr>
          <w:rFonts w:ascii="Arial" w:hAnsi="Arial" w:cs="Arial"/>
          <w:color w:val="000000" w:themeColor="text1"/>
          <w:sz w:val="22"/>
        </w:rPr>
        <w:t>it is necessary to monitor the patients with suspicious methylation changes in cfDNA</w:t>
      </w:r>
      <w:r w:rsidR="006B69D6" w:rsidRPr="00A32097">
        <w:rPr>
          <w:rFonts w:ascii="Arial" w:hAnsi="Arial" w:cs="Arial"/>
          <w:color w:val="000000" w:themeColor="text1"/>
          <w:sz w:val="22"/>
        </w:rPr>
        <w:t xml:space="preserve"> according to multiple indicators</w:t>
      </w:r>
      <w:r w:rsidR="00E06DB9" w:rsidRPr="00A32097">
        <w:rPr>
          <w:rFonts w:ascii="Arial" w:hAnsi="Arial" w:cs="Arial"/>
          <w:color w:val="000000" w:themeColor="text1"/>
          <w:sz w:val="22"/>
        </w:rPr>
        <w:t>, combining their prognostic signa</w:t>
      </w:r>
      <w:r w:rsidR="00E06DB9" w:rsidRPr="003C7878">
        <w:rPr>
          <w:rFonts w:ascii="Arial" w:hAnsi="Arial" w:cs="Arial"/>
          <w:color w:val="000000" w:themeColor="text1"/>
          <w:sz w:val="22"/>
        </w:rPr>
        <w:t>ls to improve accuracy.</w:t>
      </w:r>
      <w:r w:rsidR="00CD2740" w:rsidRPr="003C7878">
        <w:rPr>
          <w:rFonts w:ascii="Arial" w:hAnsi="Arial" w:cs="Arial"/>
          <w:color w:val="000000" w:themeColor="text1"/>
          <w:sz w:val="22"/>
        </w:rPr>
        <w:t xml:space="preserve"> We compared our strategy with</w:t>
      </w:r>
      <w:r w:rsidR="00CD2740" w:rsidRPr="003C7878">
        <w:rPr>
          <w:rFonts w:ascii="Arial" w:hAnsi="Arial" w:cs="Arial"/>
          <w:sz w:val="22"/>
        </w:rPr>
        <w:t xml:space="preserve"> genome-wide hypomethylation analysis in </w:t>
      </w:r>
      <w:r w:rsidR="00765329" w:rsidRPr="003C7878">
        <w:rPr>
          <w:rFonts w:ascii="Arial" w:hAnsi="Arial" w:cs="Arial"/>
          <w:sz w:val="22"/>
        </w:rPr>
        <w:t xml:space="preserve">a </w:t>
      </w:r>
      <w:del w:id="718" w:author="Zhang Haikun" w:date="2019-12-19T19:57:00Z">
        <w:r w:rsidR="00765329" w:rsidRPr="003C7878" w:rsidDel="003C7878">
          <w:rPr>
            <w:rFonts w:ascii="Arial" w:hAnsi="Arial" w:cs="Arial"/>
            <w:sz w:val="22"/>
          </w:rPr>
          <w:delText xml:space="preserve">public </w:delText>
        </w:r>
      </w:del>
      <w:ins w:id="719" w:author="Zhang Haikun" w:date="2019-12-19T19:57:00Z">
        <w:r w:rsidR="003C7878" w:rsidRPr="003C7878">
          <w:rPr>
            <w:rFonts w:ascii="Arial" w:hAnsi="Arial" w:cs="Arial"/>
            <w:sz w:val="22"/>
          </w:rPr>
          <w:t xml:space="preserve">published </w:t>
        </w:r>
      </w:ins>
      <w:r w:rsidR="00765329" w:rsidRPr="003C7878">
        <w:rPr>
          <w:rFonts w:ascii="Arial" w:hAnsi="Arial" w:cs="Arial"/>
          <w:sz w:val="22"/>
        </w:rPr>
        <w:t>dataset, and</w:t>
      </w:r>
      <w:r w:rsidR="00CD2740" w:rsidRPr="003C7878">
        <w:rPr>
          <w:rFonts w:ascii="Arial" w:hAnsi="Arial" w:cs="Arial"/>
          <w:sz w:val="22"/>
          <w:rPrChange w:id="720" w:author="Zhang Haikun" w:date="2019-12-19T19:58:00Z">
            <w:rPr>
              <w:rFonts w:ascii="Arial" w:hAnsi="Arial" w:cs="Arial"/>
              <w:sz w:val="22"/>
              <w:highlight w:val="yellow"/>
            </w:rPr>
          </w:rPrChange>
        </w:rPr>
        <w:t xml:space="preserve"> our strategy </w:t>
      </w:r>
      <w:r w:rsidR="00765329" w:rsidRPr="003C7878">
        <w:rPr>
          <w:rFonts w:ascii="Arial" w:hAnsi="Arial" w:cs="Arial"/>
          <w:sz w:val="22"/>
          <w:rPrChange w:id="721" w:author="Zhang Haikun" w:date="2019-12-19T19:58:00Z">
            <w:rPr>
              <w:rFonts w:ascii="Arial" w:hAnsi="Arial" w:cs="Arial"/>
              <w:sz w:val="22"/>
              <w:highlight w:val="yellow"/>
            </w:rPr>
          </w:rPrChange>
        </w:rPr>
        <w:t>had</w:t>
      </w:r>
      <w:r w:rsidR="00CD2740" w:rsidRPr="003C7878">
        <w:rPr>
          <w:rFonts w:ascii="Arial" w:hAnsi="Arial" w:cs="Arial"/>
          <w:sz w:val="22"/>
          <w:rPrChange w:id="722" w:author="Zhang Haikun" w:date="2019-12-19T19:58:00Z">
            <w:rPr>
              <w:rFonts w:ascii="Arial" w:hAnsi="Arial" w:cs="Arial"/>
              <w:sz w:val="22"/>
              <w:highlight w:val="yellow"/>
            </w:rPr>
          </w:rPrChange>
        </w:rPr>
        <w:t xml:space="preserve"> </w:t>
      </w:r>
      <w:r w:rsidR="00B26FD1" w:rsidRPr="003C7878">
        <w:rPr>
          <w:rFonts w:ascii="Arial" w:hAnsi="Arial" w:cs="Arial"/>
          <w:sz w:val="22"/>
          <w:rPrChange w:id="723" w:author="Zhang Haikun" w:date="2019-12-19T19:58:00Z">
            <w:rPr>
              <w:rFonts w:ascii="Arial" w:hAnsi="Arial" w:cs="Arial"/>
              <w:sz w:val="22"/>
              <w:highlight w:val="yellow"/>
            </w:rPr>
          </w:rPrChange>
        </w:rPr>
        <w:t>improved</w:t>
      </w:r>
      <w:r w:rsidR="00CD2740" w:rsidRPr="003C7878">
        <w:rPr>
          <w:rFonts w:ascii="Arial" w:hAnsi="Arial" w:cs="Arial"/>
          <w:sz w:val="22"/>
          <w:rPrChange w:id="724" w:author="Zhang Haikun" w:date="2019-12-19T19:58:00Z">
            <w:rPr>
              <w:rFonts w:ascii="Arial" w:hAnsi="Arial" w:cs="Arial"/>
              <w:sz w:val="22"/>
              <w:highlight w:val="yellow"/>
            </w:rPr>
          </w:rPrChange>
        </w:rPr>
        <w:t xml:space="preserve"> </w:t>
      </w:r>
      <w:r w:rsidR="00B26FD1" w:rsidRPr="003C7878">
        <w:rPr>
          <w:rFonts w:ascii="Arial" w:hAnsi="Arial" w:cs="Arial"/>
          <w:sz w:val="22"/>
          <w:rPrChange w:id="725" w:author="Zhang Haikun" w:date="2019-12-19T19:58:00Z">
            <w:rPr>
              <w:rFonts w:ascii="Arial" w:hAnsi="Arial" w:cs="Arial"/>
              <w:sz w:val="22"/>
              <w:highlight w:val="yellow"/>
            </w:rPr>
          </w:rPrChange>
        </w:rPr>
        <w:t xml:space="preserve">classification </w:t>
      </w:r>
      <w:r w:rsidR="00765329" w:rsidRPr="003C7878">
        <w:rPr>
          <w:rFonts w:ascii="Arial" w:hAnsi="Arial" w:cs="Arial"/>
          <w:sz w:val="22"/>
          <w:rPrChange w:id="726" w:author="Zhang Haikun" w:date="2019-12-19T19:58:00Z">
            <w:rPr>
              <w:rFonts w:ascii="Arial" w:hAnsi="Arial" w:cs="Arial"/>
              <w:sz w:val="22"/>
              <w:highlight w:val="yellow"/>
            </w:rPr>
          </w:rPrChange>
        </w:rPr>
        <w:t xml:space="preserve">performance </w:t>
      </w:r>
      <w:r w:rsidR="00B26FD1" w:rsidRPr="003C7878">
        <w:rPr>
          <w:rFonts w:ascii="Arial" w:hAnsi="Arial" w:cs="Arial"/>
          <w:sz w:val="22"/>
          <w:rPrChange w:id="727" w:author="Zhang Haikun" w:date="2019-12-19T19:58:00Z">
            <w:rPr>
              <w:rFonts w:ascii="Arial" w:hAnsi="Arial" w:cs="Arial"/>
              <w:sz w:val="22"/>
              <w:highlight w:val="yellow"/>
            </w:rPr>
          </w:rPrChange>
        </w:rPr>
        <w:t>compared to the</w:t>
      </w:r>
      <w:r w:rsidR="00CD2740" w:rsidRPr="003C7878">
        <w:rPr>
          <w:rFonts w:ascii="Arial" w:hAnsi="Arial" w:cs="Arial"/>
          <w:sz w:val="22"/>
          <w:rPrChange w:id="728" w:author="Zhang Haikun" w:date="2019-12-19T19:58:00Z">
            <w:rPr>
              <w:rFonts w:ascii="Arial" w:hAnsi="Arial" w:cs="Arial"/>
              <w:sz w:val="22"/>
              <w:highlight w:val="yellow"/>
            </w:rPr>
          </w:rPrChange>
        </w:rPr>
        <w:t xml:space="preserve"> genome-wide hypomethylation analysis used</w:t>
      </w:r>
      <w:r w:rsidR="00765329" w:rsidRPr="003C7878">
        <w:rPr>
          <w:rFonts w:ascii="Arial" w:hAnsi="Arial" w:cs="Arial"/>
          <w:sz w:val="22"/>
          <w:rPrChange w:id="729" w:author="Zhang Haikun" w:date="2019-12-19T19:58:00Z">
            <w:rPr>
              <w:rFonts w:ascii="Arial" w:hAnsi="Arial" w:cs="Arial"/>
              <w:sz w:val="22"/>
              <w:highlight w:val="yellow"/>
            </w:rPr>
          </w:rPrChange>
        </w:rPr>
        <w:t xml:space="preserve"> in the original</w:t>
      </w:r>
      <w:r w:rsidR="00CD2740" w:rsidRPr="003C7878">
        <w:rPr>
          <w:rFonts w:ascii="Arial" w:hAnsi="Arial" w:cs="Arial"/>
          <w:sz w:val="22"/>
          <w:rPrChange w:id="730" w:author="Zhang Haikun" w:date="2019-12-19T19:58:00Z">
            <w:rPr>
              <w:rFonts w:ascii="Arial" w:hAnsi="Arial" w:cs="Arial"/>
              <w:sz w:val="22"/>
              <w:highlight w:val="yellow"/>
            </w:rPr>
          </w:rPrChange>
        </w:rPr>
        <w:t xml:space="preserve"> publication </w:t>
      </w:r>
      <w:r w:rsidR="00CD2740" w:rsidRPr="003C7878">
        <w:rPr>
          <w:rFonts w:ascii="Arial" w:hAnsi="Arial" w:cs="Arial"/>
          <w:sz w:val="22"/>
          <w:rPrChange w:id="731" w:author="Zhang Haikun" w:date="2019-12-19T19:58:00Z">
            <w:rPr>
              <w:rFonts w:ascii="Arial" w:hAnsi="Arial" w:cs="Arial"/>
              <w:sz w:val="22"/>
              <w:highlight w:val="yellow"/>
            </w:rPr>
          </w:rPrChange>
        </w:rPr>
        <w:fldChar w:fldCharType="begin">
          <w:fldData xml:space="preserve">PEVuZE5vdGU+PENpdGU+PEF1dGhvcj5DaGFuPC9BdXRob3I+PFllYXI+MjAxMzwvWWVhcj48UmVj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</w:fldData>
        </w:fldChar>
      </w:r>
      <w:r w:rsidR="00FF7B11" w:rsidRPr="003C7878">
        <w:rPr>
          <w:rFonts w:ascii="Arial" w:hAnsi="Arial" w:cs="Arial"/>
          <w:sz w:val="22"/>
          <w:rPrChange w:id="732" w:author="Zhang Haikun" w:date="2019-12-19T19:58:00Z">
            <w:rPr>
              <w:rFonts w:ascii="Arial" w:hAnsi="Arial" w:cs="Arial"/>
              <w:sz w:val="22"/>
              <w:highlight w:val="yellow"/>
            </w:rPr>
          </w:rPrChange>
        </w:rPr>
        <w:instrText xml:space="preserve"> ADDIN EN.CITE </w:instrText>
      </w:r>
      <w:r w:rsidR="00FF7B11" w:rsidRPr="003C7878">
        <w:rPr>
          <w:rFonts w:ascii="Arial" w:hAnsi="Arial" w:cs="Arial"/>
          <w:sz w:val="22"/>
          <w:rPrChange w:id="733" w:author="Zhang Haikun" w:date="2019-12-19T19:58:00Z">
            <w:rPr>
              <w:rFonts w:ascii="Arial" w:hAnsi="Arial" w:cs="Arial"/>
              <w:sz w:val="22"/>
              <w:highlight w:val="yellow"/>
            </w:rPr>
          </w:rPrChange>
        </w:rPr>
        <w:fldChar w:fldCharType="begin">
          <w:fldData xml:space="preserve">PEVuZE5vdGU+PENpdGU+PEF1dGhvcj5DaGFuPC9BdXRob3I+PFllYXI+MjAxMzwvWWVhcj48UmVj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</w:fldData>
        </w:fldChar>
      </w:r>
      <w:r w:rsidR="00FF7B11" w:rsidRPr="003C7878">
        <w:rPr>
          <w:rFonts w:ascii="Arial" w:hAnsi="Arial" w:cs="Arial"/>
          <w:sz w:val="22"/>
          <w:rPrChange w:id="734" w:author="Zhang Haikun" w:date="2019-12-19T19:58:00Z">
            <w:rPr>
              <w:rFonts w:ascii="Arial" w:hAnsi="Arial" w:cs="Arial"/>
              <w:sz w:val="22"/>
              <w:highlight w:val="yellow"/>
            </w:rPr>
          </w:rPrChange>
        </w:rPr>
        <w:instrText xml:space="preserve"> ADDIN EN.CITE.DATA </w:instrText>
      </w:r>
      <w:r w:rsidR="00FF7B11" w:rsidRPr="003C7878">
        <w:rPr>
          <w:rFonts w:ascii="Arial" w:hAnsi="Arial" w:cs="Arial"/>
          <w:sz w:val="22"/>
          <w:rPrChange w:id="735" w:author="Zhang Haikun" w:date="2019-12-19T19:58:00Z">
            <w:rPr>
              <w:rFonts w:ascii="Arial" w:hAnsi="Arial" w:cs="Arial"/>
              <w:sz w:val="22"/>
            </w:rPr>
          </w:rPrChange>
        </w:rPr>
      </w:r>
      <w:r w:rsidR="00FF7B11" w:rsidRPr="003C7878">
        <w:rPr>
          <w:rFonts w:ascii="Arial" w:hAnsi="Arial" w:cs="Arial"/>
          <w:sz w:val="22"/>
          <w:rPrChange w:id="736" w:author="Zhang Haikun" w:date="2019-12-19T19:58:00Z">
            <w:rPr>
              <w:rFonts w:ascii="Arial" w:hAnsi="Arial" w:cs="Arial"/>
              <w:sz w:val="22"/>
              <w:highlight w:val="yellow"/>
            </w:rPr>
          </w:rPrChange>
        </w:rPr>
        <w:fldChar w:fldCharType="end"/>
      </w:r>
      <w:r w:rsidR="00CD2740" w:rsidRPr="003C7878">
        <w:rPr>
          <w:rFonts w:ascii="Arial" w:hAnsi="Arial" w:cs="Arial"/>
          <w:sz w:val="22"/>
          <w:rPrChange w:id="737" w:author="Zhang Haikun" w:date="2019-12-19T19:58:00Z">
            <w:rPr>
              <w:rFonts w:ascii="Arial" w:hAnsi="Arial" w:cs="Arial"/>
              <w:sz w:val="22"/>
            </w:rPr>
          </w:rPrChange>
        </w:rPr>
      </w:r>
      <w:r w:rsidR="00CD2740" w:rsidRPr="003C7878">
        <w:rPr>
          <w:rFonts w:ascii="Arial" w:hAnsi="Arial" w:cs="Arial"/>
          <w:sz w:val="22"/>
          <w:rPrChange w:id="738" w:author="Zhang Haikun" w:date="2019-12-19T19:58:00Z">
            <w:rPr>
              <w:rFonts w:ascii="Arial" w:hAnsi="Arial" w:cs="Arial"/>
              <w:sz w:val="22"/>
              <w:highlight w:val="yellow"/>
            </w:rPr>
          </w:rPrChange>
        </w:rPr>
        <w:fldChar w:fldCharType="separate"/>
      </w:r>
      <w:r w:rsidR="00FF7B11" w:rsidRPr="003C7878">
        <w:rPr>
          <w:rFonts w:ascii="Arial" w:hAnsi="Arial" w:cs="Arial"/>
          <w:noProof/>
          <w:sz w:val="22"/>
          <w:rPrChange w:id="739" w:author="Zhang Haikun" w:date="2019-12-19T19:58:00Z">
            <w:rPr>
              <w:rFonts w:ascii="Arial" w:hAnsi="Arial" w:cs="Arial"/>
              <w:noProof/>
              <w:sz w:val="22"/>
              <w:highlight w:val="yellow"/>
            </w:rPr>
          </w:rPrChange>
        </w:rPr>
        <w:t>(25)</w:t>
      </w:r>
      <w:r w:rsidR="00CD2740" w:rsidRPr="003C7878">
        <w:rPr>
          <w:rFonts w:ascii="Arial" w:hAnsi="Arial" w:cs="Arial"/>
          <w:sz w:val="22"/>
          <w:rPrChange w:id="740" w:author="Zhang Haikun" w:date="2019-12-19T19:58:00Z">
            <w:rPr>
              <w:rFonts w:ascii="Arial" w:hAnsi="Arial" w:cs="Arial"/>
              <w:sz w:val="22"/>
              <w:highlight w:val="yellow"/>
            </w:rPr>
          </w:rPrChange>
        </w:rPr>
        <w:fldChar w:fldCharType="end"/>
      </w:r>
      <w:r w:rsidR="00CD2740" w:rsidRPr="003C7878">
        <w:rPr>
          <w:rFonts w:ascii="Arial" w:hAnsi="Arial" w:cs="Arial"/>
          <w:sz w:val="22"/>
          <w:rPrChange w:id="741" w:author="Zhang Haikun" w:date="2019-12-19T19:58:00Z">
            <w:rPr>
              <w:rFonts w:ascii="Arial" w:hAnsi="Arial" w:cs="Arial"/>
              <w:sz w:val="22"/>
              <w:highlight w:val="yellow"/>
            </w:rPr>
          </w:rPrChange>
        </w:rPr>
        <w:t xml:space="preserve">. Moreover, the calculation of </w:t>
      </w:r>
      <w:r w:rsidR="00422419" w:rsidRPr="003C7878">
        <w:rPr>
          <w:rFonts w:ascii="Arial" w:hAnsi="Arial" w:cs="Arial"/>
          <w:color w:val="000000" w:themeColor="text1"/>
          <w:sz w:val="22"/>
          <w:rPrChange w:id="742" w:author="Zhang Haikun" w:date="2019-12-19T19:58:00Z">
            <w:rPr>
              <w:rFonts w:ascii="Arial" w:hAnsi="Arial" w:cs="Arial"/>
              <w:color w:val="000000" w:themeColor="text1"/>
              <w:sz w:val="22"/>
              <w:highlight w:val="yellow"/>
            </w:rPr>
          </w:rPrChange>
        </w:rPr>
        <w:t>methylation in these</w:t>
      </w:r>
      <w:del w:id="743" w:author="Zhang Haikun" w:date="2019-12-19T19:58:00Z">
        <w:r w:rsidR="00422419" w:rsidRPr="003C7878" w:rsidDel="003C7878">
          <w:rPr>
            <w:rFonts w:ascii="Arial" w:hAnsi="Arial" w:cs="Arial"/>
            <w:color w:val="000000" w:themeColor="text1"/>
            <w:sz w:val="22"/>
            <w:rPrChange w:id="744" w:author="Zhang Haikun" w:date="2019-12-19T19:58:00Z">
              <w:rPr>
                <w:rFonts w:ascii="Arial" w:hAnsi="Arial" w:cs="Arial"/>
                <w:color w:val="000000" w:themeColor="text1"/>
                <w:sz w:val="22"/>
                <w:highlight w:val="yellow"/>
              </w:rPr>
            </w:rPrChange>
          </w:rPr>
          <w:delText>s</w:delText>
        </w:r>
      </w:del>
      <w:r w:rsidR="00422419" w:rsidRPr="003C7878">
        <w:rPr>
          <w:rFonts w:ascii="Arial" w:hAnsi="Arial" w:cs="Arial"/>
          <w:color w:val="000000" w:themeColor="text1"/>
          <w:sz w:val="22"/>
          <w:rPrChange w:id="745" w:author="Zhang Haikun" w:date="2019-12-19T19:58:00Z">
            <w:rPr>
              <w:rFonts w:ascii="Arial" w:hAnsi="Arial" w:cs="Arial"/>
              <w:color w:val="000000" w:themeColor="text1"/>
              <w:sz w:val="22"/>
              <w:highlight w:val="yellow"/>
            </w:rPr>
          </w:rPrChange>
        </w:rPr>
        <w:t xml:space="preserve"> regions</w:t>
      </w:r>
      <w:r w:rsidR="00422419" w:rsidRPr="003C7878">
        <w:rPr>
          <w:rFonts w:ascii="Arial" w:hAnsi="Arial" w:cs="Arial"/>
          <w:color w:val="000000" w:themeColor="text1"/>
          <w:sz w:val="22"/>
          <w:vertAlign w:val="subscript"/>
          <w:rPrChange w:id="746" w:author="Zhang Haikun" w:date="2019-12-19T19:58:00Z">
            <w:rPr>
              <w:rFonts w:ascii="Arial" w:hAnsi="Arial" w:cs="Arial"/>
              <w:color w:val="000000" w:themeColor="text1"/>
              <w:sz w:val="22"/>
              <w:highlight w:val="yellow"/>
              <w:vertAlign w:val="subscript"/>
            </w:rPr>
          </w:rPrChange>
        </w:rPr>
        <w:t xml:space="preserve"> </w:t>
      </w:r>
      <w:r w:rsidR="00CD2740" w:rsidRPr="003C7878">
        <w:rPr>
          <w:rFonts w:ascii="Arial" w:hAnsi="Arial" w:cs="Arial"/>
          <w:color w:val="000000" w:themeColor="text1"/>
          <w:sz w:val="22"/>
          <w:rPrChange w:id="747" w:author="Zhang Haikun" w:date="2019-12-19T19:58:00Z">
            <w:rPr>
              <w:rFonts w:ascii="Arial" w:hAnsi="Arial" w:cs="Arial"/>
              <w:color w:val="000000" w:themeColor="text1"/>
              <w:sz w:val="22"/>
              <w:highlight w:val="yellow"/>
            </w:rPr>
          </w:rPrChange>
        </w:rPr>
        <w:t xml:space="preserve">does not rely on a reference panel of healthy individuals, </w:t>
      </w:r>
      <w:r w:rsidR="00B26FD1" w:rsidRPr="003C7878">
        <w:rPr>
          <w:rFonts w:ascii="Arial" w:hAnsi="Arial" w:cs="Arial"/>
          <w:color w:val="000000" w:themeColor="text1"/>
          <w:sz w:val="22"/>
          <w:rPrChange w:id="748" w:author="Zhang Haikun" w:date="2019-12-19T19:58:00Z">
            <w:rPr>
              <w:rFonts w:ascii="Arial" w:hAnsi="Arial" w:cs="Arial"/>
              <w:color w:val="000000" w:themeColor="text1"/>
              <w:sz w:val="22"/>
              <w:highlight w:val="yellow"/>
            </w:rPr>
          </w:rPrChange>
        </w:rPr>
        <w:t xml:space="preserve">and is </w:t>
      </w:r>
      <w:r w:rsidR="00CD2740" w:rsidRPr="003C7878">
        <w:rPr>
          <w:rFonts w:ascii="Arial" w:hAnsi="Arial" w:cs="Arial"/>
          <w:color w:val="000000" w:themeColor="text1"/>
          <w:sz w:val="22"/>
          <w:rPrChange w:id="749" w:author="Zhang Haikun" w:date="2019-12-19T19:58:00Z">
            <w:rPr>
              <w:rFonts w:ascii="Arial" w:hAnsi="Arial" w:cs="Arial"/>
              <w:color w:val="000000" w:themeColor="text1"/>
              <w:sz w:val="22"/>
              <w:highlight w:val="yellow"/>
            </w:rPr>
          </w:rPrChange>
        </w:rPr>
        <w:t xml:space="preserve">thus independent of either sequencing quality </w:t>
      </w:r>
      <w:r w:rsidR="00B26FD1" w:rsidRPr="003C7878">
        <w:rPr>
          <w:rFonts w:ascii="Arial" w:hAnsi="Arial" w:cs="Arial"/>
          <w:color w:val="000000" w:themeColor="text1"/>
          <w:sz w:val="22"/>
          <w:rPrChange w:id="750" w:author="Zhang Haikun" w:date="2019-12-19T19:58:00Z">
            <w:rPr>
              <w:rFonts w:ascii="Arial" w:hAnsi="Arial" w:cs="Arial"/>
              <w:color w:val="000000" w:themeColor="text1"/>
              <w:sz w:val="22"/>
              <w:highlight w:val="yellow"/>
            </w:rPr>
          </w:rPrChange>
        </w:rPr>
        <w:t>and</w:t>
      </w:r>
      <w:r w:rsidR="00CD2740" w:rsidRPr="003C7878">
        <w:rPr>
          <w:rFonts w:ascii="Arial" w:hAnsi="Arial" w:cs="Arial"/>
          <w:color w:val="000000" w:themeColor="text1"/>
          <w:sz w:val="22"/>
          <w:rPrChange w:id="751" w:author="Zhang Haikun" w:date="2019-12-19T19:58:00Z">
            <w:rPr>
              <w:rFonts w:ascii="Arial" w:hAnsi="Arial" w:cs="Arial"/>
              <w:color w:val="000000" w:themeColor="text1"/>
              <w:sz w:val="22"/>
              <w:highlight w:val="yellow"/>
            </w:rPr>
          </w:rPrChange>
        </w:rPr>
        <w:t xml:space="preserve"> inclusion criteria of the reference panel.</w:t>
      </w:r>
    </w:p>
    <w:p w14:paraId="52DDEF8E" w14:textId="7BEE80F3" w:rsidR="005E1901" w:rsidRPr="00A32097" w:rsidRDefault="00BF339C">
      <w:pPr>
        <w:spacing w:before="240"/>
        <w:ind w:firstLineChars="200" w:firstLine="440"/>
        <w:rPr>
          <w:rFonts w:ascii="Arial" w:hAnsi="Arial" w:cs="Arial"/>
          <w:color w:val="000000" w:themeColor="text1"/>
          <w:sz w:val="22"/>
        </w:rPr>
      </w:pPr>
      <w:r w:rsidRPr="003C7878">
        <w:rPr>
          <w:rFonts w:ascii="Arial" w:hAnsi="Arial" w:cs="Arial"/>
          <w:color w:val="000000" w:themeColor="text1"/>
          <w:sz w:val="22"/>
          <w:rPrChange w:id="752" w:author="Zhang Haikun" w:date="2019-12-19T19:58:00Z">
            <w:rPr>
              <w:rFonts w:ascii="Arial" w:hAnsi="Arial" w:cs="Arial"/>
              <w:color w:val="000000" w:themeColor="text1"/>
              <w:sz w:val="22"/>
              <w:highlight w:val="yellow"/>
            </w:rPr>
          </w:rPrChange>
        </w:rPr>
        <w:t>Target sequencing have already achieved certain progress in tumor detection, but genome wide characterization of methylation profiles is the promising direction to overcome the false negative errors due to tumor heterogeneity and optimize the genomic regions used for sur</w:t>
      </w:r>
      <w:r w:rsidR="00903CE8" w:rsidRPr="003C7878">
        <w:rPr>
          <w:rFonts w:ascii="Arial" w:hAnsi="Arial" w:cs="Arial"/>
          <w:color w:val="000000" w:themeColor="text1"/>
          <w:sz w:val="22"/>
          <w:rPrChange w:id="753" w:author="Zhang Haikun" w:date="2019-12-19T19:58:00Z">
            <w:rPr>
              <w:rFonts w:ascii="Arial" w:hAnsi="Arial" w:cs="Arial"/>
              <w:color w:val="000000" w:themeColor="text1"/>
              <w:sz w:val="22"/>
              <w:highlight w:val="yellow"/>
            </w:rPr>
          </w:rPrChange>
        </w:rPr>
        <w:t>r</w:t>
      </w:r>
      <w:r w:rsidRPr="003C7878">
        <w:rPr>
          <w:rFonts w:ascii="Arial" w:hAnsi="Arial" w:cs="Arial"/>
          <w:color w:val="000000" w:themeColor="text1"/>
          <w:sz w:val="22"/>
          <w:rPrChange w:id="754" w:author="Zhang Haikun" w:date="2019-12-19T19:58:00Z">
            <w:rPr>
              <w:rFonts w:ascii="Arial" w:hAnsi="Arial" w:cs="Arial"/>
              <w:color w:val="000000" w:themeColor="text1"/>
              <w:sz w:val="22"/>
              <w:highlight w:val="yellow"/>
            </w:rPr>
          </w:rPrChange>
        </w:rPr>
        <w:t>ogating the methlyation level changes specific to tumor patients, such as previously reported HBV integra</w:t>
      </w:r>
      <w:r w:rsidR="00903CE8" w:rsidRPr="003C7878">
        <w:rPr>
          <w:rFonts w:ascii="Arial" w:hAnsi="Arial" w:cs="Arial"/>
          <w:color w:val="000000" w:themeColor="text1"/>
          <w:sz w:val="22"/>
          <w:rPrChange w:id="755" w:author="Zhang Haikun" w:date="2019-12-19T19:58:00Z">
            <w:rPr>
              <w:rFonts w:ascii="Arial" w:hAnsi="Arial" w:cs="Arial"/>
              <w:color w:val="000000" w:themeColor="text1"/>
              <w:sz w:val="22"/>
              <w:highlight w:val="yellow"/>
            </w:rPr>
          </w:rPrChange>
        </w:rPr>
        <w:t>tion sites in our observation.</w:t>
      </w:r>
      <w:r w:rsidR="00903CE8" w:rsidRPr="003C7878">
        <w:rPr>
          <w:rFonts w:ascii="Arial" w:hAnsi="Arial" w:cs="Arial"/>
          <w:color w:val="000000" w:themeColor="text1"/>
          <w:sz w:val="22"/>
        </w:rPr>
        <w:t xml:space="preserve"> </w:t>
      </w:r>
      <w:r w:rsidR="00CD2740" w:rsidRPr="003C7878">
        <w:rPr>
          <w:rFonts w:ascii="Arial" w:hAnsi="Arial" w:cs="Arial"/>
          <w:color w:val="000000" w:themeColor="text1"/>
          <w:sz w:val="22"/>
        </w:rPr>
        <w:t>We be</w:t>
      </w:r>
      <w:r w:rsidR="00CD2740">
        <w:rPr>
          <w:rFonts w:ascii="Arial" w:hAnsi="Arial" w:cs="Arial"/>
          <w:color w:val="000000" w:themeColor="text1"/>
          <w:sz w:val="22"/>
        </w:rPr>
        <w:t>lieve low-</w:t>
      </w:r>
      <w:r w:rsidRPr="00730CBD">
        <w:rPr>
          <w:rFonts w:ascii="Arial" w:hAnsi="Arial" w:cs="Arial"/>
          <w:color w:val="000000" w:themeColor="text1"/>
          <w:sz w:val="22"/>
        </w:rPr>
        <w:t xml:space="preserve">pass WGBS will faciliate efforts using large sample size for novel solutions and finally improve the clinical implementation of methylation evaluation. </w:t>
      </w:r>
      <w:r w:rsidR="00A273C0" w:rsidRPr="00730CBD">
        <w:rPr>
          <w:rFonts w:ascii="Arial" w:hAnsi="Arial" w:cs="Arial"/>
          <w:color w:val="000000" w:themeColor="text1"/>
          <w:sz w:val="22"/>
        </w:rPr>
        <w:t>Alt</w:t>
      </w:r>
      <w:r w:rsidR="00A273C0" w:rsidRPr="00A32097">
        <w:rPr>
          <w:rFonts w:ascii="Arial" w:hAnsi="Arial" w:cs="Arial"/>
          <w:color w:val="000000" w:themeColor="text1"/>
          <w:sz w:val="22"/>
        </w:rPr>
        <w:t xml:space="preserve">hough we have found some stable </w:t>
      </w:r>
      <w:r w:rsidR="00BA4DFD" w:rsidRPr="00A32097">
        <w:rPr>
          <w:rFonts w:ascii="Arial" w:hAnsi="Arial" w:cs="Arial"/>
          <w:color w:val="000000" w:themeColor="text1"/>
          <w:sz w:val="22"/>
        </w:rPr>
        <w:t xml:space="preserve">methylation </w:t>
      </w:r>
      <w:r w:rsidR="00A273C0" w:rsidRPr="00A32097">
        <w:rPr>
          <w:rFonts w:ascii="Arial" w:hAnsi="Arial" w:cs="Arial"/>
          <w:color w:val="000000" w:themeColor="text1"/>
          <w:sz w:val="22"/>
        </w:rPr>
        <w:t>pattern</w:t>
      </w:r>
      <w:r w:rsidR="00BA4DFD" w:rsidRPr="00A32097">
        <w:rPr>
          <w:rFonts w:ascii="Arial" w:hAnsi="Arial" w:cs="Arial"/>
          <w:color w:val="000000" w:themeColor="text1"/>
          <w:sz w:val="22"/>
        </w:rPr>
        <w:t>s</w:t>
      </w:r>
      <w:r w:rsidR="00A273C0" w:rsidRPr="00A32097">
        <w:rPr>
          <w:rFonts w:ascii="Arial" w:hAnsi="Arial" w:cs="Arial"/>
          <w:color w:val="000000" w:themeColor="text1"/>
          <w:sz w:val="22"/>
        </w:rPr>
        <w:t xml:space="preserve"> </w:t>
      </w:r>
      <w:r w:rsidR="00BA4DFD" w:rsidRPr="00A32097">
        <w:rPr>
          <w:rFonts w:ascii="Arial" w:hAnsi="Arial" w:cs="Arial"/>
          <w:color w:val="000000" w:themeColor="text1"/>
          <w:sz w:val="22"/>
        </w:rPr>
        <w:t>using</w:t>
      </w:r>
      <w:r w:rsidR="00A273C0" w:rsidRPr="00A32097">
        <w:rPr>
          <w:rFonts w:ascii="Arial" w:hAnsi="Arial" w:cs="Arial"/>
          <w:color w:val="000000" w:themeColor="text1"/>
          <w:sz w:val="22"/>
        </w:rPr>
        <w:t xml:space="preserve"> low-pass WGBS,</w:t>
      </w:r>
      <w:r w:rsidR="006B69D6" w:rsidRPr="00A32097">
        <w:rPr>
          <w:rFonts w:ascii="Arial" w:hAnsi="Arial" w:cs="Arial"/>
          <w:color w:val="000000" w:themeColor="text1"/>
          <w:sz w:val="22"/>
        </w:rPr>
        <w:t xml:space="preserve"> </w:t>
      </w:r>
      <w:r w:rsidR="00F7383F" w:rsidRPr="00A32097">
        <w:rPr>
          <w:rFonts w:ascii="Arial" w:hAnsi="Arial" w:cs="Arial"/>
          <w:color w:val="000000" w:themeColor="text1"/>
          <w:sz w:val="22"/>
        </w:rPr>
        <w:t>these findings</w:t>
      </w:r>
      <w:r w:rsidR="006B69D6" w:rsidRPr="00A32097">
        <w:rPr>
          <w:rFonts w:ascii="Arial" w:hAnsi="Arial" w:cs="Arial"/>
          <w:color w:val="000000" w:themeColor="text1"/>
          <w:sz w:val="22"/>
        </w:rPr>
        <w:t xml:space="preserve"> still need to </w:t>
      </w:r>
      <w:r w:rsidR="00F7383F" w:rsidRPr="00A32097">
        <w:rPr>
          <w:rFonts w:ascii="Arial" w:hAnsi="Arial" w:cs="Arial"/>
          <w:color w:val="000000" w:themeColor="text1"/>
          <w:sz w:val="22"/>
        </w:rPr>
        <w:t xml:space="preserve">be </w:t>
      </w:r>
      <w:r w:rsidR="00BA4DFD" w:rsidRPr="00A32097">
        <w:rPr>
          <w:rFonts w:ascii="Arial" w:hAnsi="Arial" w:cs="Arial"/>
          <w:color w:val="000000" w:themeColor="text1"/>
          <w:sz w:val="22"/>
        </w:rPr>
        <w:t>validate</w:t>
      </w:r>
      <w:r w:rsidR="00F7383F" w:rsidRPr="00A32097">
        <w:rPr>
          <w:rFonts w:ascii="Arial" w:hAnsi="Arial" w:cs="Arial"/>
          <w:color w:val="000000" w:themeColor="text1"/>
          <w:sz w:val="22"/>
        </w:rPr>
        <w:t>d</w:t>
      </w:r>
      <w:r w:rsidR="00BA4DFD" w:rsidRPr="00A32097">
        <w:rPr>
          <w:rFonts w:ascii="Arial" w:hAnsi="Arial" w:cs="Arial"/>
          <w:color w:val="000000" w:themeColor="text1"/>
          <w:sz w:val="22"/>
        </w:rPr>
        <w:t xml:space="preserve"> in larger studies. </w:t>
      </w:r>
      <w:r w:rsidR="004936C4" w:rsidRPr="00A32097">
        <w:rPr>
          <w:rFonts w:ascii="Arial" w:hAnsi="Arial" w:cs="Arial"/>
          <w:color w:val="000000" w:themeColor="text1"/>
          <w:sz w:val="22"/>
        </w:rPr>
        <w:t>T</w:t>
      </w:r>
      <w:r w:rsidR="000B0CD2" w:rsidRPr="00A32097">
        <w:rPr>
          <w:rFonts w:ascii="Arial" w:hAnsi="Arial" w:cs="Arial"/>
          <w:color w:val="000000" w:themeColor="text1"/>
          <w:sz w:val="22"/>
        </w:rPr>
        <w:t xml:space="preserve">he low-coverage caused by the low-pass WGBS sequencing </w:t>
      </w:r>
      <w:r w:rsidR="00F7383F" w:rsidRPr="00A32097">
        <w:rPr>
          <w:rFonts w:ascii="Arial" w:hAnsi="Arial" w:cs="Arial"/>
          <w:color w:val="000000" w:themeColor="text1"/>
          <w:sz w:val="22"/>
        </w:rPr>
        <w:t>introduced</w:t>
      </w:r>
      <w:r w:rsidR="000B0CD2" w:rsidRPr="00A32097">
        <w:rPr>
          <w:rFonts w:ascii="Arial" w:hAnsi="Arial" w:cs="Arial"/>
          <w:color w:val="000000" w:themeColor="text1"/>
          <w:sz w:val="22"/>
        </w:rPr>
        <w:t xml:space="preserve"> </w:t>
      </w:r>
      <w:r w:rsidR="00F7383F" w:rsidRPr="00A32097">
        <w:rPr>
          <w:rFonts w:ascii="Arial" w:hAnsi="Arial" w:cs="Arial"/>
          <w:color w:val="000000" w:themeColor="text1"/>
          <w:sz w:val="22"/>
        </w:rPr>
        <w:t>analysis challenges</w:t>
      </w:r>
      <w:r w:rsidR="000B0CD2" w:rsidRPr="00A32097">
        <w:rPr>
          <w:rFonts w:ascii="Arial" w:hAnsi="Arial" w:cs="Arial"/>
          <w:color w:val="000000" w:themeColor="text1"/>
          <w:sz w:val="22"/>
        </w:rPr>
        <w:t xml:space="preserve">, however, </w:t>
      </w:r>
      <w:r w:rsidR="00F7383F" w:rsidRPr="00A32097">
        <w:rPr>
          <w:rFonts w:ascii="Arial" w:hAnsi="Arial" w:cs="Arial"/>
          <w:color w:val="000000" w:themeColor="text1"/>
          <w:sz w:val="22"/>
        </w:rPr>
        <w:t>it may still have clinical utility in augme</w:t>
      </w:r>
      <w:r w:rsidR="00F7383F" w:rsidRPr="000F0CE7">
        <w:rPr>
          <w:rFonts w:ascii="Arial" w:hAnsi="Arial" w:cs="Arial"/>
          <w:color w:val="000000" w:themeColor="text1"/>
          <w:sz w:val="22"/>
        </w:rPr>
        <w:t xml:space="preserve">nting </w:t>
      </w:r>
      <w:r w:rsidR="0080020D" w:rsidRPr="000F0CE7">
        <w:rPr>
          <w:rFonts w:ascii="Arial" w:hAnsi="Arial" w:cs="Arial"/>
          <w:color w:val="000000" w:themeColor="text1"/>
          <w:sz w:val="22"/>
        </w:rPr>
        <w:t>early detection of HCC</w:t>
      </w:r>
      <w:r w:rsidR="000B0CD2" w:rsidRPr="000F0CE7">
        <w:rPr>
          <w:rFonts w:ascii="Arial" w:hAnsi="Arial" w:cs="Arial"/>
          <w:color w:val="000000" w:themeColor="text1"/>
          <w:sz w:val="22"/>
        </w:rPr>
        <w:t>.</w:t>
      </w:r>
      <w:r w:rsidR="000B0CD2" w:rsidRPr="00A32097">
        <w:rPr>
          <w:rFonts w:ascii="Arial" w:hAnsi="Arial" w:cs="Arial"/>
          <w:color w:val="000000" w:themeColor="text1"/>
          <w:sz w:val="22"/>
        </w:rPr>
        <w:t xml:space="preserve"> </w:t>
      </w:r>
      <w:r w:rsidR="0080020D" w:rsidRPr="00A32097">
        <w:rPr>
          <w:rFonts w:ascii="Arial" w:hAnsi="Arial" w:cs="Arial"/>
          <w:color w:val="000000" w:themeColor="text1"/>
          <w:sz w:val="22"/>
        </w:rPr>
        <w:t>This</w:t>
      </w:r>
      <w:r w:rsidR="000B0CD2" w:rsidRPr="00A32097">
        <w:rPr>
          <w:rFonts w:ascii="Arial" w:hAnsi="Arial" w:cs="Arial"/>
          <w:color w:val="000000" w:themeColor="text1"/>
          <w:sz w:val="22"/>
        </w:rPr>
        <w:t xml:space="preserve"> </w:t>
      </w:r>
      <w:r w:rsidR="00BA4DFD" w:rsidRPr="00A32097">
        <w:rPr>
          <w:rFonts w:ascii="Arial" w:hAnsi="Arial" w:cs="Arial"/>
          <w:color w:val="000000" w:themeColor="text1"/>
          <w:sz w:val="22"/>
        </w:rPr>
        <w:t>stud</w:t>
      </w:r>
      <w:r w:rsidR="0080020D" w:rsidRPr="00A32097">
        <w:rPr>
          <w:rFonts w:ascii="Arial" w:hAnsi="Arial" w:cs="Arial"/>
          <w:color w:val="000000" w:themeColor="text1"/>
          <w:sz w:val="22"/>
        </w:rPr>
        <w:t>y</w:t>
      </w:r>
      <w:r w:rsidR="00BA4DFD" w:rsidRPr="00A32097">
        <w:rPr>
          <w:rFonts w:ascii="Arial" w:hAnsi="Arial" w:cs="Arial"/>
          <w:color w:val="000000" w:themeColor="text1"/>
          <w:sz w:val="22"/>
        </w:rPr>
        <w:t xml:space="preserve"> can </w:t>
      </w:r>
      <w:r w:rsidR="0080020D" w:rsidRPr="00A32097">
        <w:rPr>
          <w:rFonts w:ascii="Arial" w:hAnsi="Arial" w:cs="Arial"/>
          <w:color w:val="000000" w:themeColor="text1"/>
          <w:sz w:val="22"/>
        </w:rPr>
        <w:t>serve as a platform to motivate further development of low-pass DNA methylation approaches to</w:t>
      </w:r>
      <w:r w:rsidR="00BA4DFD" w:rsidRPr="00A32097">
        <w:rPr>
          <w:rFonts w:ascii="Arial" w:hAnsi="Arial" w:cs="Arial"/>
          <w:color w:val="000000" w:themeColor="text1"/>
          <w:sz w:val="22"/>
        </w:rPr>
        <w:t xml:space="preserve"> improve the accuracy of HCC diagnoses and surveillance.</w:t>
      </w:r>
      <w:r w:rsidR="002937DE" w:rsidRPr="00A32097">
        <w:rPr>
          <w:rFonts w:ascii="Arial" w:hAnsi="Arial" w:cs="Arial"/>
          <w:color w:val="000000" w:themeColor="text1"/>
          <w:sz w:val="22"/>
        </w:rPr>
        <w:t xml:space="preserve"> </w:t>
      </w:r>
      <w:r w:rsidR="0080020D" w:rsidRPr="00A32097">
        <w:rPr>
          <w:rFonts w:ascii="Arial" w:hAnsi="Arial" w:cs="Arial"/>
          <w:color w:val="000000" w:themeColor="text1"/>
          <w:sz w:val="22"/>
        </w:rPr>
        <w:t>Subsequent l</w:t>
      </w:r>
      <w:r w:rsidR="00BA4DFD" w:rsidRPr="00A32097">
        <w:rPr>
          <w:rFonts w:ascii="Arial" w:hAnsi="Arial" w:cs="Arial"/>
          <w:color w:val="000000" w:themeColor="text1"/>
          <w:sz w:val="22"/>
        </w:rPr>
        <w:t xml:space="preserve">arger studies will </w:t>
      </w:r>
      <w:r w:rsidR="0080020D" w:rsidRPr="00A32097">
        <w:rPr>
          <w:rFonts w:ascii="Arial" w:hAnsi="Arial" w:cs="Arial"/>
          <w:color w:val="000000" w:themeColor="text1"/>
          <w:sz w:val="22"/>
        </w:rPr>
        <w:t xml:space="preserve">aid in </w:t>
      </w:r>
      <w:r w:rsidR="00BA4DFD" w:rsidRPr="00A32097">
        <w:rPr>
          <w:rFonts w:ascii="Arial" w:hAnsi="Arial" w:cs="Arial"/>
          <w:color w:val="000000" w:themeColor="text1"/>
          <w:sz w:val="22"/>
        </w:rPr>
        <w:t>the determination of accurate cutoff values for disease stages, especially for those with small tumors.</w:t>
      </w:r>
      <w:r w:rsidR="00A273C0" w:rsidRPr="00A32097">
        <w:rPr>
          <w:rFonts w:ascii="Arial" w:hAnsi="Arial" w:cs="Arial"/>
          <w:color w:val="000000" w:themeColor="text1"/>
          <w:sz w:val="22"/>
        </w:rPr>
        <w:t xml:space="preserve"> Further</w:t>
      </w:r>
      <w:r w:rsidR="00A44B6D" w:rsidRPr="00A32097">
        <w:rPr>
          <w:rFonts w:ascii="Arial" w:hAnsi="Arial" w:cs="Arial"/>
          <w:color w:val="000000" w:themeColor="text1"/>
          <w:sz w:val="22"/>
        </w:rPr>
        <w:t>more</w:t>
      </w:r>
      <w:r w:rsidR="00A273C0" w:rsidRPr="00A32097">
        <w:rPr>
          <w:rFonts w:ascii="Arial" w:hAnsi="Arial" w:cs="Arial"/>
          <w:color w:val="000000" w:themeColor="text1"/>
          <w:sz w:val="22"/>
        </w:rPr>
        <w:t xml:space="preserve">, </w:t>
      </w:r>
      <w:r w:rsidR="00BA4DFD" w:rsidRPr="00A32097">
        <w:rPr>
          <w:rFonts w:ascii="Arial" w:hAnsi="Arial" w:cs="Arial"/>
          <w:color w:val="000000" w:themeColor="text1"/>
          <w:sz w:val="22"/>
        </w:rPr>
        <w:t xml:space="preserve">we anticipate that </w:t>
      </w:r>
      <w:r w:rsidR="006B69D6" w:rsidRPr="00A32097">
        <w:rPr>
          <w:rFonts w:ascii="Arial" w:hAnsi="Arial" w:cs="Arial"/>
          <w:color w:val="000000" w:themeColor="text1"/>
          <w:sz w:val="22"/>
        </w:rPr>
        <w:t>blood samples from HCC patients</w:t>
      </w:r>
      <w:r w:rsidR="00A273C0" w:rsidRPr="00A32097">
        <w:rPr>
          <w:rFonts w:ascii="Arial" w:hAnsi="Arial" w:cs="Arial"/>
          <w:color w:val="000000" w:themeColor="text1"/>
          <w:sz w:val="22"/>
        </w:rPr>
        <w:t xml:space="preserve"> at multiple time points </w:t>
      </w:r>
      <w:r w:rsidR="00BA4DFD" w:rsidRPr="00A32097">
        <w:rPr>
          <w:rFonts w:ascii="Arial" w:hAnsi="Arial" w:cs="Arial"/>
          <w:color w:val="000000" w:themeColor="text1"/>
          <w:sz w:val="22"/>
        </w:rPr>
        <w:t>hold strong utility in tracking disease progression.</w:t>
      </w:r>
    </w:p>
    <w:p w14:paraId="47BF81EC" w14:textId="13E843A2" w:rsidR="001E028C" w:rsidRPr="00A32097" w:rsidRDefault="001E028C" w:rsidP="000D6410">
      <w:pPr>
        <w:pStyle w:val="2"/>
        <w:spacing w:line="240" w:lineRule="auto"/>
        <w:rPr>
          <w:rFonts w:ascii="Arial" w:eastAsiaTheme="minorEastAsia" w:hAnsi="Arial" w:cs="Arial"/>
          <w:sz w:val="22"/>
        </w:rPr>
      </w:pPr>
      <w:r w:rsidRPr="00D3757C">
        <w:rPr>
          <w:rFonts w:ascii="Arial" w:eastAsia="Arial" w:hAnsi="Arial" w:cs="Arial"/>
          <w:color w:val="000000" w:themeColor="text1"/>
          <w:sz w:val="22"/>
          <w:szCs w:val="22"/>
        </w:rPr>
        <w:t>Materials and Methods</w:t>
      </w:r>
    </w:p>
    <w:p w14:paraId="18E82895" w14:textId="77777777" w:rsidR="001E028C" w:rsidRPr="00A32097" w:rsidRDefault="001E028C">
      <w:pPr>
        <w:pStyle w:val="3"/>
        <w:rPr>
          <w:rFonts w:cs="Arial"/>
        </w:rPr>
      </w:pPr>
      <w:r w:rsidRPr="00A32097">
        <w:rPr>
          <w:rFonts w:cs="Arial"/>
        </w:rPr>
        <w:t>Sample collection</w:t>
      </w:r>
    </w:p>
    <w:p w14:paraId="1D699A8C" w14:textId="477F1CD1" w:rsidR="001E028C" w:rsidRPr="00A32097" w:rsidRDefault="00915E1E">
      <w:pPr>
        <w:spacing w:before="240"/>
        <w:rPr>
          <w:rFonts w:ascii="Arial" w:hAnsi="Arial" w:cs="Arial"/>
          <w:sz w:val="22"/>
        </w:rPr>
      </w:pPr>
      <w:r w:rsidRPr="00A32097">
        <w:rPr>
          <w:rFonts w:ascii="Arial" w:hAnsi="Arial" w:cs="Arial"/>
          <w:sz w:val="22"/>
        </w:rPr>
        <w:t xml:space="preserve">All the blood samples of </w:t>
      </w:r>
      <w:r w:rsidR="001E028C" w:rsidRPr="00A32097">
        <w:rPr>
          <w:rFonts w:ascii="Arial" w:hAnsi="Arial" w:cs="Arial"/>
          <w:sz w:val="22"/>
        </w:rPr>
        <w:t xml:space="preserve">patients were </w:t>
      </w:r>
      <w:r w:rsidR="00177B21" w:rsidRPr="00A32097">
        <w:rPr>
          <w:rFonts w:ascii="Arial" w:hAnsi="Arial" w:cs="Arial"/>
          <w:sz w:val="22"/>
        </w:rPr>
        <w:t xml:space="preserve">collected </w:t>
      </w:r>
      <w:r w:rsidR="001E028C" w:rsidRPr="00A32097">
        <w:rPr>
          <w:rFonts w:ascii="Arial" w:hAnsi="Arial" w:cs="Arial"/>
          <w:sz w:val="22"/>
        </w:rPr>
        <w:t xml:space="preserve">from </w:t>
      </w:r>
      <w:r w:rsidR="00C372DE" w:rsidRPr="00A32097">
        <w:rPr>
          <w:rFonts w:ascii="Arial" w:hAnsi="Arial" w:cs="Arial"/>
          <w:sz w:val="22"/>
        </w:rPr>
        <w:t>Beijing You’an Hospital</w:t>
      </w:r>
      <w:r w:rsidR="001E028C" w:rsidRPr="00A32097">
        <w:rPr>
          <w:rFonts w:ascii="Arial" w:hAnsi="Arial" w:cs="Arial"/>
          <w:sz w:val="22"/>
        </w:rPr>
        <w:t xml:space="preserve">. Healthy individuals </w:t>
      </w:r>
      <w:r w:rsidR="00C372DE" w:rsidRPr="00A32097">
        <w:rPr>
          <w:rFonts w:ascii="Arial" w:hAnsi="Arial" w:cs="Arial"/>
          <w:sz w:val="22"/>
        </w:rPr>
        <w:t xml:space="preserve">enrolled by Beijing Institute of Genomics </w:t>
      </w:r>
      <w:r w:rsidR="001E028C" w:rsidRPr="00A32097">
        <w:rPr>
          <w:rFonts w:ascii="Arial" w:hAnsi="Arial" w:cs="Arial"/>
          <w:sz w:val="22"/>
        </w:rPr>
        <w:t>were collected as controls.</w:t>
      </w:r>
      <w:r w:rsidR="00A05A78" w:rsidRPr="00A32097">
        <w:rPr>
          <w:rFonts w:ascii="Arial" w:hAnsi="Arial" w:cs="Arial"/>
          <w:sz w:val="22"/>
        </w:rPr>
        <w:t xml:space="preserve"> The diagnosis </w:t>
      </w:r>
      <w:r w:rsidR="00202BD8">
        <w:rPr>
          <w:rFonts w:ascii="Arial" w:hAnsi="Arial" w:cs="Arial"/>
          <w:sz w:val="22"/>
        </w:rPr>
        <w:t xml:space="preserve">of chronic hepatitis B </w:t>
      </w:r>
      <w:r w:rsidR="00A05A78" w:rsidRPr="00A32097">
        <w:rPr>
          <w:rFonts w:ascii="Arial" w:hAnsi="Arial" w:cs="Arial"/>
          <w:sz w:val="22"/>
        </w:rPr>
        <w:t>was made according to the guidelines for the prevention and treatment of</w:t>
      </w:r>
      <w:r w:rsidR="00BE6610" w:rsidRPr="00A32097">
        <w:rPr>
          <w:rFonts w:ascii="Arial" w:hAnsi="Arial" w:cs="Arial"/>
          <w:sz w:val="22"/>
        </w:rPr>
        <w:t xml:space="preserve"> </w:t>
      </w:r>
      <w:r w:rsidR="00A05A78" w:rsidRPr="00A32097">
        <w:rPr>
          <w:rFonts w:ascii="Arial" w:hAnsi="Arial" w:cs="Arial"/>
          <w:sz w:val="22"/>
        </w:rPr>
        <w:t xml:space="preserve">chronic hepatitis B: a 2015 update </w:t>
      </w:r>
      <w:r w:rsidR="00A05A78" w:rsidRPr="00A429CA">
        <w:rPr>
          <w:rFonts w:ascii="Arial" w:hAnsi="Arial" w:cs="Arial"/>
          <w:sz w:val="22"/>
        </w:rPr>
        <w:fldChar w:fldCharType="begin">
          <w:fldData xml:space="preserve">PEVuZE5vdGU+PENpdGU+PEF1dGhvcj5Ib3U8L0F1dGhvcj48WWVhcj4yMDE3PC9ZZWFyPjxSZWNO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</w:fldData>
        </w:fldChar>
      </w:r>
      <w:r w:rsidR="00996940">
        <w:rPr>
          <w:rFonts w:ascii="Arial" w:hAnsi="Arial" w:cs="Arial"/>
          <w:sz w:val="22"/>
        </w:rPr>
        <w:instrText xml:space="preserve"> ADDIN EN.CITE </w:instrText>
      </w:r>
      <w:r w:rsidR="00996940">
        <w:rPr>
          <w:rFonts w:ascii="Arial" w:hAnsi="Arial" w:cs="Arial"/>
          <w:sz w:val="22"/>
        </w:rPr>
        <w:fldChar w:fldCharType="begin">
          <w:fldData xml:space="preserve">PEVuZE5vdGU+PENpdGU+PEF1dGhvcj5Ib3U8L0F1dGhvcj48WWVhcj4yMDE3PC9ZZWFyPjxSZWNO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</w:fldData>
        </w:fldChar>
      </w:r>
      <w:r w:rsidR="00996940">
        <w:rPr>
          <w:rFonts w:ascii="Arial" w:hAnsi="Arial" w:cs="Arial"/>
          <w:sz w:val="22"/>
        </w:rPr>
        <w:instrText xml:space="preserve"> ADDIN EN.CITE.DATA </w:instrText>
      </w:r>
      <w:r w:rsidR="00996940">
        <w:rPr>
          <w:rFonts w:ascii="Arial" w:hAnsi="Arial" w:cs="Arial"/>
          <w:sz w:val="22"/>
        </w:rPr>
      </w:r>
      <w:r w:rsidR="00996940">
        <w:rPr>
          <w:rFonts w:ascii="Arial" w:hAnsi="Arial" w:cs="Arial"/>
          <w:sz w:val="22"/>
        </w:rPr>
        <w:fldChar w:fldCharType="end"/>
      </w:r>
      <w:r w:rsidR="00A05A78" w:rsidRPr="00A429CA">
        <w:rPr>
          <w:rFonts w:ascii="Arial" w:hAnsi="Arial" w:cs="Arial"/>
          <w:sz w:val="22"/>
        </w:rPr>
      </w:r>
      <w:r w:rsidR="00A05A78" w:rsidRPr="00A429CA">
        <w:rPr>
          <w:rFonts w:ascii="Arial" w:hAnsi="Arial" w:cs="Arial"/>
          <w:sz w:val="22"/>
        </w:rPr>
        <w:fldChar w:fldCharType="separate"/>
      </w:r>
      <w:r w:rsidR="00996940">
        <w:rPr>
          <w:rFonts w:ascii="Arial" w:hAnsi="Arial" w:cs="Arial"/>
          <w:noProof/>
          <w:sz w:val="22"/>
        </w:rPr>
        <w:t>(50)</w:t>
      </w:r>
      <w:r w:rsidR="00A05A78" w:rsidRPr="00A429CA">
        <w:rPr>
          <w:rFonts w:ascii="Arial" w:hAnsi="Arial" w:cs="Arial"/>
          <w:sz w:val="22"/>
        </w:rPr>
        <w:fldChar w:fldCharType="end"/>
      </w:r>
      <w:r w:rsidR="00A05A78" w:rsidRPr="00A32097">
        <w:rPr>
          <w:rFonts w:ascii="Arial" w:hAnsi="Arial" w:cs="Arial"/>
          <w:sz w:val="22"/>
        </w:rPr>
        <w:t>.</w:t>
      </w:r>
      <w:r w:rsidR="00177B21" w:rsidRPr="00A32097">
        <w:rPr>
          <w:rFonts w:ascii="Arial" w:hAnsi="Arial" w:cs="Arial"/>
          <w:sz w:val="22"/>
        </w:rPr>
        <w:t xml:space="preserve"> </w:t>
      </w:r>
      <w:r w:rsidR="00F91999" w:rsidRPr="00A32097">
        <w:rPr>
          <w:rFonts w:ascii="Arial" w:hAnsi="Arial" w:cs="Arial"/>
          <w:sz w:val="22"/>
        </w:rPr>
        <w:t xml:space="preserve">We collected age, gender, HBV-status, tumor size and </w:t>
      </w:r>
      <w:r w:rsidR="00BB65AF">
        <w:rPr>
          <w:rFonts w:ascii="Arial" w:hAnsi="Arial" w:cs="Arial"/>
          <w:sz w:val="22"/>
        </w:rPr>
        <w:t>a</w:t>
      </w:r>
      <w:r w:rsidR="00F91999" w:rsidRPr="00A32097">
        <w:rPr>
          <w:rFonts w:ascii="Arial" w:hAnsi="Arial" w:cs="Arial"/>
          <w:sz w:val="22"/>
        </w:rPr>
        <w:t xml:space="preserve">lanine aminotransferase (ALT) test, </w:t>
      </w:r>
      <w:r w:rsidR="00BB65AF">
        <w:rPr>
          <w:rFonts w:ascii="Arial" w:hAnsi="Arial" w:cs="Arial"/>
          <w:sz w:val="22"/>
        </w:rPr>
        <w:t>a</w:t>
      </w:r>
      <w:r w:rsidR="00F91999" w:rsidRPr="00A32097">
        <w:rPr>
          <w:rFonts w:ascii="Arial" w:hAnsi="Arial" w:cs="Arial"/>
          <w:sz w:val="22"/>
        </w:rPr>
        <w:t xml:space="preserve">spartate aminotransferase (AST) test, bilirubin test, </w:t>
      </w:r>
      <w:r w:rsidR="00BB65AF">
        <w:rPr>
          <w:rFonts w:ascii="Arial" w:hAnsi="Arial" w:cs="Arial"/>
          <w:sz w:val="22"/>
        </w:rPr>
        <w:t>a</w:t>
      </w:r>
      <w:r w:rsidR="00F91999" w:rsidRPr="00A32097">
        <w:rPr>
          <w:rFonts w:ascii="Arial" w:hAnsi="Arial" w:cs="Arial"/>
          <w:sz w:val="22"/>
        </w:rPr>
        <w:t>lpha-fetoprotein (AFP) test and other related clinical information for related samples. Meanwhile, HCC patients w</w:t>
      </w:r>
      <w:r w:rsidR="002F70B5" w:rsidRPr="00A32097">
        <w:rPr>
          <w:rFonts w:ascii="Arial" w:hAnsi="Arial" w:cs="Arial"/>
          <w:sz w:val="22"/>
        </w:rPr>
        <w:t>ere</w:t>
      </w:r>
      <w:r w:rsidR="00F91999" w:rsidRPr="00A32097">
        <w:rPr>
          <w:rFonts w:ascii="Arial" w:hAnsi="Arial" w:cs="Arial"/>
          <w:sz w:val="22"/>
        </w:rPr>
        <w:t xml:space="preserve"> classified </w:t>
      </w:r>
      <w:r w:rsidR="002F70B5" w:rsidRPr="00A32097">
        <w:rPr>
          <w:rFonts w:ascii="Arial" w:hAnsi="Arial" w:cs="Arial"/>
          <w:sz w:val="22"/>
        </w:rPr>
        <w:t>as</w:t>
      </w:r>
      <w:r w:rsidR="00F91999" w:rsidRPr="00A32097">
        <w:rPr>
          <w:rFonts w:ascii="Arial" w:hAnsi="Arial" w:cs="Arial"/>
          <w:sz w:val="22"/>
        </w:rPr>
        <w:t xml:space="preserve"> early and late stage </w:t>
      </w:r>
      <w:r w:rsidR="002F70B5" w:rsidRPr="00A32097">
        <w:rPr>
          <w:rFonts w:ascii="Arial" w:hAnsi="Arial" w:cs="Arial"/>
          <w:sz w:val="22"/>
        </w:rPr>
        <w:t>according to the</w:t>
      </w:r>
      <w:r w:rsidR="00F91999" w:rsidRPr="00A32097">
        <w:rPr>
          <w:rFonts w:ascii="Arial" w:hAnsi="Arial" w:cs="Arial"/>
          <w:sz w:val="22"/>
        </w:rPr>
        <w:t xml:space="preserve"> </w:t>
      </w:r>
      <w:r w:rsidR="00202BD8">
        <w:rPr>
          <w:rFonts w:ascii="Arial" w:hAnsi="Arial" w:cs="Arial"/>
          <w:sz w:val="22"/>
        </w:rPr>
        <w:t>Barcelona Clinic Liver Cancer staging</w:t>
      </w:r>
      <w:r w:rsidR="00F91999" w:rsidRPr="00A32097">
        <w:rPr>
          <w:rFonts w:ascii="Arial" w:hAnsi="Arial" w:cs="Arial"/>
          <w:sz w:val="22"/>
        </w:rPr>
        <w:t xml:space="preserve"> system</w:t>
      </w:r>
      <w:r w:rsidR="00C3356C">
        <w:rPr>
          <w:rFonts w:ascii="Arial" w:hAnsi="Arial" w:cs="Arial"/>
          <w:sz w:val="22"/>
        </w:rPr>
        <w:t>, considering A as early stage, C and D as late stage</w:t>
      </w:r>
      <w:r w:rsidR="00F91999" w:rsidRPr="00A32097">
        <w:rPr>
          <w:rFonts w:ascii="Arial" w:hAnsi="Arial" w:cs="Arial"/>
          <w:sz w:val="22"/>
        </w:rPr>
        <w:t xml:space="preserve">. </w:t>
      </w:r>
      <w:r w:rsidR="00177B21" w:rsidRPr="00A32097">
        <w:rPr>
          <w:rFonts w:ascii="Arial" w:hAnsi="Arial" w:cs="Arial"/>
          <w:sz w:val="22"/>
        </w:rPr>
        <w:t>The study protocol conformed to the ethical guidelines of the 1975 Declaration of Helsinki and was approved by the Ethics Committee of Beijing You’an Hospital and Beijing Institute of Genomics</w:t>
      </w:r>
      <w:r w:rsidR="00B4727F" w:rsidRPr="00A32097">
        <w:rPr>
          <w:rFonts w:ascii="Arial" w:hAnsi="Arial" w:cs="Arial"/>
          <w:sz w:val="22"/>
        </w:rPr>
        <w:t xml:space="preserve"> (IRB number 2016H005)</w:t>
      </w:r>
      <w:r w:rsidR="00177B21" w:rsidRPr="00A32097">
        <w:rPr>
          <w:rFonts w:ascii="Arial" w:hAnsi="Arial" w:cs="Arial"/>
          <w:sz w:val="22"/>
        </w:rPr>
        <w:t>. An informed</w:t>
      </w:r>
      <w:r w:rsidR="008053D6" w:rsidRPr="00A32097">
        <w:rPr>
          <w:rFonts w:ascii="Arial" w:hAnsi="Arial" w:cs="Arial"/>
          <w:sz w:val="22"/>
        </w:rPr>
        <w:t xml:space="preserve"> written</w:t>
      </w:r>
      <w:r w:rsidR="00177B21" w:rsidRPr="00A32097">
        <w:rPr>
          <w:rFonts w:ascii="Arial" w:hAnsi="Arial" w:cs="Arial"/>
          <w:sz w:val="22"/>
        </w:rPr>
        <w:t xml:space="preserve"> consent was obtained from all patients and volunteers.</w:t>
      </w:r>
      <w:r w:rsidR="00BA6D10" w:rsidRPr="00A32097">
        <w:rPr>
          <w:rFonts w:ascii="Arial" w:hAnsi="Arial" w:cs="Arial"/>
          <w:sz w:val="22"/>
        </w:rPr>
        <w:t xml:space="preserve"> </w:t>
      </w:r>
    </w:p>
    <w:p w14:paraId="6C89209C" w14:textId="4F8CA46B" w:rsidR="001E028C" w:rsidRPr="00A32097" w:rsidRDefault="001E028C">
      <w:pPr>
        <w:pStyle w:val="3"/>
        <w:rPr>
          <w:rFonts w:cs="Arial"/>
        </w:rPr>
      </w:pPr>
      <w:r w:rsidRPr="00A32097">
        <w:rPr>
          <w:rFonts w:cs="Arial"/>
        </w:rPr>
        <w:t>Cell free DNA extraction</w:t>
      </w:r>
    </w:p>
    <w:p w14:paraId="2F82B7C9" w14:textId="45253C81" w:rsidR="00A05A78" w:rsidRPr="00A32097" w:rsidRDefault="00A05A78">
      <w:pPr>
        <w:spacing w:before="240"/>
        <w:rPr>
          <w:rFonts w:ascii="Arial" w:hAnsi="Arial" w:cs="Arial"/>
          <w:sz w:val="22"/>
        </w:rPr>
      </w:pPr>
      <w:r w:rsidRPr="00A32097">
        <w:rPr>
          <w:rFonts w:ascii="Arial" w:hAnsi="Arial" w:cs="Arial"/>
          <w:sz w:val="22"/>
        </w:rPr>
        <w:t xml:space="preserve">Ten microliters (ml) of whole blood was collected from each patient in Streck Cell-Free DNA BCT® tubes (Streck, Omaha, NE) and immediately </w:t>
      </w:r>
      <w:r w:rsidR="00AD1FB2" w:rsidRPr="00A32097">
        <w:rPr>
          <w:rFonts w:ascii="Arial" w:hAnsi="Arial" w:cs="Arial"/>
          <w:sz w:val="22"/>
        </w:rPr>
        <w:t xml:space="preserve">shipped </w:t>
      </w:r>
      <w:r w:rsidRPr="00A32097">
        <w:rPr>
          <w:rFonts w:ascii="Arial" w:hAnsi="Arial" w:cs="Arial"/>
          <w:sz w:val="22"/>
        </w:rPr>
        <w:t xml:space="preserve">to Beijing Institute of Genomics. Upon arrival, the blood </w:t>
      </w:r>
      <w:r w:rsidR="00AD1FB2" w:rsidRPr="00A32097">
        <w:rPr>
          <w:rFonts w:ascii="Arial" w:hAnsi="Arial" w:cs="Arial"/>
          <w:sz w:val="22"/>
        </w:rPr>
        <w:t xml:space="preserve">was </w:t>
      </w:r>
      <w:r w:rsidRPr="00A32097">
        <w:rPr>
          <w:rFonts w:ascii="Arial" w:hAnsi="Arial" w:cs="Arial"/>
          <w:sz w:val="22"/>
        </w:rPr>
        <w:t>collected in Streck BCT tubes were centrifuged at 3,000 × g for 15 minutes at 4°C within two hours. Subsequently, the plasma was transferred into a fresh microcentrifuge tube, followed by a 2nd centrifugation at 16,000 × g for 10 minutes at room temperature.</w:t>
      </w:r>
      <w:r w:rsidR="00C372DE" w:rsidRPr="00A32097">
        <w:rPr>
          <w:rFonts w:ascii="Arial" w:hAnsi="Arial" w:cs="Arial"/>
          <w:sz w:val="22"/>
        </w:rPr>
        <w:t xml:space="preserve"> </w:t>
      </w:r>
      <w:r w:rsidRPr="00A32097">
        <w:rPr>
          <w:rFonts w:ascii="Arial" w:hAnsi="Arial" w:cs="Arial"/>
          <w:sz w:val="22"/>
        </w:rPr>
        <w:t>Five ml of resultant plasma was used for cfDNA extraction using a QIAamp Circulating Nucleic Acid Kit (Qiagen, Valencia, CA). After extraction, total DNA was quantified using a Qubit dsDNAHS Assay kit (Life technologies, Grand Island, NY, USA). All DNA samples were stored at -80°C before sequencing library construction.</w:t>
      </w:r>
    </w:p>
    <w:p w14:paraId="4C812D9A" w14:textId="401D455A" w:rsidR="001E028C" w:rsidRPr="00A32097" w:rsidRDefault="001E028C">
      <w:pPr>
        <w:pStyle w:val="3"/>
        <w:rPr>
          <w:rFonts w:cs="Arial"/>
        </w:rPr>
      </w:pPr>
      <w:r w:rsidRPr="00A32097">
        <w:rPr>
          <w:rFonts w:cs="Arial"/>
        </w:rPr>
        <w:t>Whole genome bisulfite sequencing</w:t>
      </w:r>
      <w:r w:rsidR="0094254B" w:rsidRPr="00A32097">
        <w:rPr>
          <w:rFonts w:cs="Arial"/>
        </w:rPr>
        <w:t xml:space="preserve"> and data processing</w:t>
      </w:r>
    </w:p>
    <w:p w14:paraId="6EF1736E" w14:textId="66A270E7" w:rsidR="00401C36" w:rsidRPr="00A32097" w:rsidRDefault="001E028C">
      <w:pPr>
        <w:spacing w:before="240"/>
        <w:rPr>
          <w:rFonts w:ascii="Arial" w:hAnsi="Arial" w:cs="Arial"/>
          <w:sz w:val="22"/>
        </w:rPr>
      </w:pPr>
      <w:r w:rsidRPr="00A32097">
        <w:rPr>
          <w:rFonts w:ascii="Arial" w:hAnsi="Arial" w:cs="Arial"/>
          <w:sz w:val="22"/>
        </w:rPr>
        <w:t>Using the TruSeq DNA Methylation Kit (Illumina Inc.) according to the manufacturers’ protocol.</w:t>
      </w:r>
      <w:r w:rsidR="00C372DE" w:rsidRPr="00A32097">
        <w:rPr>
          <w:rFonts w:ascii="Arial" w:hAnsi="Arial" w:cs="Arial"/>
          <w:sz w:val="22"/>
        </w:rPr>
        <w:t xml:space="preserve"> </w:t>
      </w:r>
      <w:r w:rsidR="004E149A" w:rsidRPr="00A32097">
        <w:rPr>
          <w:rFonts w:ascii="Arial" w:hAnsi="Arial" w:cs="Arial"/>
          <w:sz w:val="22"/>
        </w:rPr>
        <w:t xml:space="preserve">Total </w:t>
      </w:r>
      <w:r w:rsidR="00C372DE" w:rsidRPr="00A32097">
        <w:rPr>
          <w:rFonts w:ascii="Arial" w:hAnsi="Arial" w:cs="Arial"/>
          <w:sz w:val="22"/>
        </w:rPr>
        <w:t xml:space="preserve">cfDNA </w:t>
      </w:r>
      <w:r w:rsidR="004E149A" w:rsidRPr="00A32097">
        <w:rPr>
          <w:rFonts w:ascii="Arial" w:hAnsi="Arial" w:cs="Arial"/>
          <w:sz w:val="22"/>
        </w:rPr>
        <w:t>(</w:t>
      </w:r>
      <w:r w:rsidR="00EE5B9C" w:rsidRPr="00A32097">
        <w:rPr>
          <w:rFonts w:ascii="Arial" w:hAnsi="Arial" w:cs="Arial"/>
          <w:sz w:val="22"/>
        </w:rPr>
        <w:t xml:space="preserve">range from </w:t>
      </w:r>
      <w:r w:rsidR="00A06070" w:rsidRPr="00A32097">
        <w:rPr>
          <w:rFonts w:ascii="Arial" w:hAnsi="Arial" w:cs="Arial"/>
          <w:sz w:val="22"/>
        </w:rPr>
        <w:t>0.5</w:t>
      </w:r>
      <w:r w:rsidR="004E149A" w:rsidRPr="00A32097">
        <w:rPr>
          <w:rFonts w:ascii="Arial" w:hAnsi="Arial" w:cs="Arial"/>
          <w:sz w:val="22"/>
        </w:rPr>
        <w:t xml:space="preserve"> ng</w:t>
      </w:r>
      <w:r w:rsidR="00EE5B9C" w:rsidRPr="00A32097">
        <w:rPr>
          <w:rFonts w:ascii="Arial" w:hAnsi="Arial" w:cs="Arial"/>
          <w:sz w:val="22"/>
        </w:rPr>
        <w:t xml:space="preserve"> to </w:t>
      </w:r>
      <w:r w:rsidR="00A06070" w:rsidRPr="00A32097">
        <w:rPr>
          <w:rFonts w:ascii="Arial" w:hAnsi="Arial" w:cs="Arial"/>
          <w:sz w:val="22"/>
        </w:rPr>
        <w:t>88.7</w:t>
      </w:r>
      <w:r w:rsidR="004E149A" w:rsidRPr="00A32097">
        <w:rPr>
          <w:rFonts w:ascii="Arial" w:hAnsi="Arial" w:cs="Arial"/>
          <w:sz w:val="22"/>
        </w:rPr>
        <w:t xml:space="preserve"> ng) </w:t>
      </w:r>
      <w:r w:rsidR="00C372DE" w:rsidRPr="00A32097">
        <w:rPr>
          <w:rFonts w:ascii="Arial" w:hAnsi="Arial" w:cs="Arial"/>
          <w:sz w:val="22"/>
        </w:rPr>
        <w:t>was used for sequencing library construction. Bisulfite conversion of cfDNA was performed using the EZ DNA Methylation-Gold Kit (Zymo Research) according to the instruction manual. During conversion,</w:t>
      </w:r>
      <w:r w:rsidRPr="00A32097">
        <w:rPr>
          <w:rFonts w:ascii="Arial" w:hAnsi="Arial" w:cs="Arial"/>
          <w:sz w:val="22"/>
        </w:rPr>
        <w:t xml:space="preserve"> 0.5% methylated lambda DNA </w:t>
      </w:r>
      <w:r w:rsidR="00C372DE" w:rsidRPr="00A32097">
        <w:rPr>
          <w:rFonts w:ascii="Arial" w:hAnsi="Arial" w:cs="Arial"/>
          <w:sz w:val="22"/>
        </w:rPr>
        <w:t xml:space="preserve">was </w:t>
      </w:r>
      <w:r w:rsidRPr="00A32097">
        <w:rPr>
          <w:rFonts w:ascii="Arial" w:hAnsi="Arial" w:cs="Arial"/>
          <w:sz w:val="22"/>
        </w:rPr>
        <w:t>included as a spike-in DNA control to estimate the</w:t>
      </w:r>
      <w:r w:rsidR="00C372DE" w:rsidRPr="00A32097">
        <w:rPr>
          <w:rFonts w:ascii="Arial" w:hAnsi="Arial" w:cs="Arial"/>
          <w:sz w:val="22"/>
        </w:rPr>
        <w:t xml:space="preserve"> conversion</w:t>
      </w:r>
      <w:r w:rsidRPr="00A32097">
        <w:rPr>
          <w:rFonts w:ascii="Arial" w:hAnsi="Arial" w:cs="Arial"/>
          <w:sz w:val="22"/>
        </w:rPr>
        <w:t xml:space="preserve"> </w:t>
      </w:r>
      <w:r w:rsidR="00C372DE" w:rsidRPr="00A32097">
        <w:rPr>
          <w:rFonts w:ascii="Arial" w:hAnsi="Arial" w:cs="Arial"/>
          <w:sz w:val="22"/>
        </w:rPr>
        <w:t xml:space="preserve">efficiency </w:t>
      </w:r>
      <w:r w:rsidRPr="00A32097">
        <w:rPr>
          <w:rFonts w:ascii="Arial" w:hAnsi="Arial" w:cs="Arial"/>
          <w:sz w:val="22"/>
        </w:rPr>
        <w:t>of unmodified cytosine. The</w:t>
      </w:r>
      <w:r w:rsidR="00C372DE" w:rsidRPr="00A32097">
        <w:rPr>
          <w:rFonts w:ascii="Arial" w:hAnsi="Arial" w:cs="Arial"/>
          <w:sz w:val="22"/>
        </w:rPr>
        <w:t xml:space="preserve"> sequencing</w:t>
      </w:r>
      <w:r w:rsidRPr="00A32097">
        <w:rPr>
          <w:rFonts w:ascii="Arial" w:hAnsi="Arial" w:cs="Arial"/>
          <w:sz w:val="22"/>
        </w:rPr>
        <w:t xml:space="preserve"> libraries were then </w:t>
      </w:r>
      <w:r w:rsidR="00C372DE" w:rsidRPr="00A32097">
        <w:rPr>
          <w:rFonts w:ascii="Arial" w:hAnsi="Arial" w:cs="Arial"/>
          <w:sz w:val="22"/>
        </w:rPr>
        <w:t>performed paired</w:t>
      </w:r>
      <w:r w:rsidR="00BA24F4" w:rsidRPr="00A32097">
        <w:rPr>
          <w:rFonts w:ascii="Arial" w:hAnsi="Arial" w:cs="Arial"/>
          <w:sz w:val="22"/>
        </w:rPr>
        <w:t>-</w:t>
      </w:r>
      <w:r w:rsidR="00C372DE" w:rsidRPr="00A32097">
        <w:rPr>
          <w:rFonts w:ascii="Arial" w:hAnsi="Arial" w:cs="Arial"/>
          <w:sz w:val="22"/>
        </w:rPr>
        <w:t xml:space="preserve">end sequencing (2 × 100 bp) on an </w:t>
      </w:r>
      <w:r w:rsidRPr="00A32097">
        <w:rPr>
          <w:rFonts w:ascii="Arial" w:hAnsi="Arial" w:cs="Arial"/>
          <w:sz w:val="22"/>
        </w:rPr>
        <w:t>Illumina HiSeq 4000</w:t>
      </w:r>
      <w:r w:rsidR="00C372DE" w:rsidRPr="00A32097">
        <w:rPr>
          <w:rFonts w:ascii="Arial" w:hAnsi="Arial" w:cs="Arial"/>
          <w:sz w:val="22"/>
        </w:rPr>
        <w:t xml:space="preserve"> (Illumina Inc., San Diego, CA, USA).</w:t>
      </w:r>
      <w:r w:rsidR="005E63F2" w:rsidRPr="00A32097">
        <w:rPr>
          <w:rFonts w:ascii="Arial" w:hAnsi="Arial" w:cs="Arial"/>
          <w:sz w:val="22"/>
        </w:rPr>
        <w:t xml:space="preserve"> The raw sequence data reported in this paper have been deposited in the Genome Sequence Archive</w:t>
      </w:r>
      <w:r w:rsidR="00C13EB5" w:rsidRPr="00A32097">
        <w:rPr>
          <w:rFonts w:ascii="Arial" w:hAnsi="Arial" w:cs="Arial"/>
          <w:sz w:val="22"/>
        </w:rPr>
        <w:t xml:space="preserve"> </w:t>
      </w:r>
      <w:r w:rsidR="005E63F2" w:rsidRPr="00A429CA">
        <w:rPr>
          <w:rFonts w:ascii="Arial" w:hAnsi="Arial" w:cs="Arial"/>
          <w:sz w:val="22"/>
        </w:rPr>
        <w:fldChar w:fldCharType="begin">
          <w:fldData xml:space="preserve">PEVuZE5vdGU+PENpdGU+PEF1dGhvcj5XYW5nPC9BdXRob3I+PFllYXI+MjAxNzwvWWVhcj48UmVj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==
</w:fldData>
        </w:fldChar>
      </w:r>
      <w:r w:rsidR="00996940">
        <w:rPr>
          <w:rFonts w:ascii="Arial" w:hAnsi="Arial" w:cs="Arial"/>
          <w:sz w:val="22"/>
        </w:rPr>
        <w:instrText xml:space="preserve"> ADDIN EN.CITE </w:instrText>
      </w:r>
      <w:r w:rsidR="00996940">
        <w:rPr>
          <w:rFonts w:ascii="Arial" w:hAnsi="Arial" w:cs="Arial"/>
          <w:sz w:val="22"/>
        </w:rPr>
        <w:fldChar w:fldCharType="begin">
          <w:fldData xml:space="preserve">PEVuZE5vdGU+PENpdGU+PEF1dGhvcj5XYW5nPC9BdXRob3I+PFllYXI+MjAxNzwvWWVhcj48UmVj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==
</w:fldData>
        </w:fldChar>
      </w:r>
      <w:r w:rsidR="00996940">
        <w:rPr>
          <w:rFonts w:ascii="Arial" w:hAnsi="Arial" w:cs="Arial"/>
          <w:sz w:val="22"/>
        </w:rPr>
        <w:instrText xml:space="preserve"> ADDIN EN.CITE.DATA </w:instrText>
      </w:r>
      <w:r w:rsidR="00996940">
        <w:rPr>
          <w:rFonts w:ascii="Arial" w:hAnsi="Arial" w:cs="Arial"/>
          <w:sz w:val="22"/>
        </w:rPr>
      </w:r>
      <w:r w:rsidR="00996940">
        <w:rPr>
          <w:rFonts w:ascii="Arial" w:hAnsi="Arial" w:cs="Arial"/>
          <w:sz w:val="22"/>
        </w:rPr>
        <w:fldChar w:fldCharType="end"/>
      </w:r>
      <w:r w:rsidR="005E63F2" w:rsidRPr="00A429CA">
        <w:rPr>
          <w:rFonts w:ascii="Arial" w:hAnsi="Arial" w:cs="Arial"/>
          <w:sz w:val="22"/>
        </w:rPr>
      </w:r>
      <w:r w:rsidR="005E63F2" w:rsidRPr="00A429CA">
        <w:rPr>
          <w:rFonts w:ascii="Arial" w:hAnsi="Arial" w:cs="Arial"/>
          <w:sz w:val="22"/>
        </w:rPr>
        <w:fldChar w:fldCharType="separate"/>
      </w:r>
      <w:r w:rsidR="00996940">
        <w:rPr>
          <w:rFonts w:ascii="Arial" w:hAnsi="Arial" w:cs="Arial"/>
          <w:noProof/>
          <w:sz w:val="22"/>
        </w:rPr>
        <w:t>(51)</w:t>
      </w:r>
      <w:r w:rsidR="005E63F2" w:rsidRPr="00A429CA">
        <w:rPr>
          <w:rFonts w:ascii="Arial" w:hAnsi="Arial" w:cs="Arial"/>
          <w:sz w:val="22"/>
        </w:rPr>
        <w:fldChar w:fldCharType="end"/>
      </w:r>
      <w:r w:rsidR="005E63F2" w:rsidRPr="00A32097">
        <w:rPr>
          <w:rFonts w:ascii="Arial" w:hAnsi="Arial" w:cs="Arial"/>
          <w:sz w:val="22"/>
        </w:rPr>
        <w:t xml:space="preserve"> in BIG Data Center</w:t>
      </w:r>
      <w:r w:rsidR="00C13EB5" w:rsidRPr="00A32097">
        <w:rPr>
          <w:rFonts w:ascii="Arial" w:hAnsi="Arial" w:cs="Arial"/>
          <w:sz w:val="22"/>
        </w:rPr>
        <w:t xml:space="preserve"> </w:t>
      </w:r>
      <w:r w:rsidR="00C2785A" w:rsidRPr="00A429CA">
        <w:rPr>
          <w:rFonts w:ascii="Arial" w:hAnsi="Arial" w:cs="Arial"/>
          <w:sz w:val="22"/>
        </w:rPr>
        <w:fldChar w:fldCharType="begin"/>
      </w:r>
      <w:r w:rsidR="00996940">
        <w:rPr>
          <w:rFonts w:ascii="Arial" w:hAnsi="Arial" w:cs="Arial"/>
          <w:sz w:val="22"/>
        </w:rPr>
        <w:instrText xml:space="preserve"> ADDIN EN.CITE &lt;EndNote&gt;&lt;Cite&gt;&lt;Author&gt;Members&lt;/Author&gt;&lt;Year&gt;2019&lt;/Year&gt;&lt;RecNum&gt;49&lt;/RecNum&gt;&lt;DisplayText&gt;(52)&lt;/DisplayText&gt;&lt;record&gt;&lt;rec-number&gt;49&lt;/rec-number&gt;&lt;foreign-keys&gt;&lt;key app="EN" db-id="azdt0xssp05swhexfr1pfdavptt2pwtfzf95" timestamp="1576486175"&gt;49&lt;/key&gt;&lt;/foreign-keys&gt;&lt;ref-type name="Journal Article"&gt;17&lt;/ref-type&gt;&lt;contributors&gt;&lt;authors&gt;&lt;author&gt;B. I. G. Data Center Members&lt;/author&gt;&lt;/authors&gt;&lt;/contributors&gt;&lt;titles&gt;&lt;title&gt;Database Resources of the BIG Data Center in 2019&lt;/title&gt;&lt;secondary-title&gt;Nucleic Acids Res&lt;/secondary-title&gt;&lt;/titles&gt;&lt;periodical&gt;&lt;full-title&gt;Nucleic Acids Res&lt;/full-title&gt;&lt;/periodical&gt;&lt;pages&gt;D8-D14&lt;/pages&gt;&lt;volume&gt;47&lt;/volume&gt;&lt;number&gt;D1&lt;/number&gt;&lt;dates&gt;&lt;year&gt;2019&lt;/year&gt;&lt;pub-dates&gt;&lt;date&gt;Jan 8&lt;/date&gt;&lt;/pub-dates&gt;&lt;/dates&gt;&lt;isbn&gt;1362-4962 (Electronic)&amp;#xD;0305-1048 (Linking)&lt;/isbn&gt;&lt;accession-num&gt;30365034&lt;/accession-num&gt;&lt;urls&gt;&lt;related-urls&gt;&lt;url&gt;https://www.ncbi.nlm.nih.gov/pubmed/30365034&lt;/url&gt;&lt;/related-urls&gt;&lt;/urls&gt;&lt;custom2&gt;PMC6323991&lt;/custom2&gt;&lt;electronic-resource-num&gt;10.1093/nar/gky993&lt;/electronic-resource-num&gt;&lt;/record&gt;&lt;/Cite&gt;&lt;/EndNote&gt;</w:instrText>
      </w:r>
      <w:r w:rsidR="00C2785A" w:rsidRPr="00A429CA">
        <w:rPr>
          <w:rFonts w:ascii="Arial" w:hAnsi="Arial" w:cs="Arial"/>
          <w:sz w:val="22"/>
        </w:rPr>
        <w:fldChar w:fldCharType="separate"/>
      </w:r>
      <w:r w:rsidR="00996940">
        <w:rPr>
          <w:rFonts w:ascii="Arial" w:hAnsi="Arial" w:cs="Arial"/>
          <w:noProof/>
          <w:sz w:val="22"/>
        </w:rPr>
        <w:t>(52)</w:t>
      </w:r>
      <w:r w:rsidR="00C2785A" w:rsidRPr="00A429CA">
        <w:rPr>
          <w:rFonts w:ascii="Arial" w:hAnsi="Arial" w:cs="Arial"/>
          <w:sz w:val="22"/>
        </w:rPr>
        <w:fldChar w:fldCharType="end"/>
      </w:r>
      <w:r w:rsidR="005E63F2" w:rsidRPr="00A32097">
        <w:rPr>
          <w:rFonts w:ascii="Arial" w:hAnsi="Arial" w:cs="Arial"/>
          <w:sz w:val="22"/>
        </w:rPr>
        <w:t>, Beijing Institute of Genomics (BIG), Chinese Academy of Sciences, under accession numbers CRA001537, CRA001537 that are publicly accessible at </w:t>
      </w:r>
      <w:hyperlink r:id="rId14" w:tgtFrame="_blank" w:history="1">
        <w:r w:rsidR="005E63F2" w:rsidRPr="00A32097">
          <w:rPr>
            <w:rFonts w:ascii="Arial" w:hAnsi="Arial" w:cs="Arial"/>
            <w:sz w:val="22"/>
          </w:rPr>
          <w:t>http://bigd.big.ac.cn/gsa</w:t>
        </w:r>
      </w:hyperlink>
      <w:r w:rsidR="005E63F2" w:rsidRPr="00A32097">
        <w:rPr>
          <w:rFonts w:ascii="Arial" w:hAnsi="Arial" w:cs="Arial"/>
          <w:sz w:val="22"/>
        </w:rPr>
        <w:t>.</w:t>
      </w:r>
    </w:p>
    <w:p w14:paraId="51AC1BD4" w14:textId="39506FD6" w:rsidR="001E028C" w:rsidRPr="00A32097" w:rsidRDefault="004C482D">
      <w:pPr>
        <w:spacing w:before="240"/>
        <w:rPr>
          <w:rFonts w:ascii="Arial" w:hAnsi="Arial" w:cs="Arial"/>
          <w:sz w:val="22"/>
        </w:rPr>
      </w:pPr>
      <w:r w:rsidRPr="00A32097">
        <w:rPr>
          <w:rFonts w:ascii="Arial" w:hAnsi="Arial" w:cs="Arial"/>
          <w:sz w:val="22"/>
        </w:rPr>
        <w:t>After base calling, a</w:t>
      </w:r>
      <w:r w:rsidR="00C56008" w:rsidRPr="00A32097">
        <w:rPr>
          <w:rFonts w:ascii="Arial" w:hAnsi="Arial" w:cs="Arial"/>
          <w:sz w:val="22"/>
        </w:rPr>
        <w:t>ll paired-end fastq files</w:t>
      </w:r>
      <w:r w:rsidRPr="00A32097">
        <w:rPr>
          <w:rFonts w:ascii="Arial" w:hAnsi="Arial" w:cs="Arial"/>
          <w:sz w:val="22"/>
        </w:rPr>
        <w:t xml:space="preserve"> were trimmed</w:t>
      </w:r>
      <w:r w:rsidR="00C56008" w:rsidRPr="00A32097">
        <w:rPr>
          <w:rFonts w:ascii="Arial" w:hAnsi="Arial" w:cs="Arial"/>
          <w:sz w:val="22"/>
        </w:rPr>
        <w:t xml:space="preserve"> using cutadapt </w:t>
      </w:r>
      <w:r w:rsidR="006F576E" w:rsidRPr="00A32097">
        <w:rPr>
          <w:rFonts w:ascii="Arial" w:hAnsi="Arial" w:cs="Arial"/>
          <w:sz w:val="22"/>
        </w:rPr>
        <w:t>(</w:t>
      </w:r>
      <w:r w:rsidR="00C56008" w:rsidRPr="00A32097">
        <w:rPr>
          <w:rFonts w:ascii="Arial" w:hAnsi="Arial" w:cs="Arial"/>
          <w:sz w:val="22"/>
        </w:rPr>
        <w:t>v 1.8.3</w:t>
      </w:r>
      <w:r w:rsidR="006F576E" w:rsidRPr="00A32097">
        <w:rPr>
          <w:rFonts w:ascii="Arial" w:hAnsi="Arial" w:cs="Arial"/>
          <w:sz w:val="22"/>
        </w:rPr>
        <w:t>)</w:t>
      </w:r>
      <w:r w:rsidR="00384783">
        <w:rPr>
          <w:rFonts w:ascii="Arial" w:hAnsi="Arial" w:cs="Arial"/>
          <w:sz w:val="22"/>
        </w:rPr>
        <w:t xml:space="preserve"> </w:t>
      </w:r>
      <w:r w:rsidR="00D61151" w:rsidRPr="00A429CA">
        <w:rPr>
          <w:rFonts w:ascii="Arial" w:hAnsi="Arial" w:cs="Arial"/>
          <w:sz w:val="22"/>
        </w:rPr>
        <w:fldChar w:fldCharType="begin"/>
      </w:r>
      <w:r w:rsidR="00996940">
        <w:rPr>
          <w:rFonts w:ascii="Arial" w:hAnsi="Arial" w:cs="Arial"/>
          <w:sz w:val="22"/>
        </w:rPr>
        <w:instrText xml:space="preserve"> ADDIN EN.CITE &lt;EndNote&gt;&lt;Cite&gt;&lt;Author&gt;Martin&lt;/Author&gt;&lt;Year&gt;2011&lt;/Year&gt;&lt;RecNum&gt;50&lt;/RecNum&gt;&lt;DisplayText&gt;(53)&lt;/DisplayText&gt;&lt;record&gt;&lt;rec-number&gt;50&lt;/rec-number&gt;&lt;foreign-keys&gt;&lt;key app="EN" db-id="azdt0xssp05swhexfr1pfdavptt2pwtfzf95" timestamp="1576486175"&gt;50&lt;/key&gt;&lt;/foreign-keys&gt;&lt;ref-type name="Journal Article"&gt;17&lt;/ref-type&gt;&lt;contributors&gt;&lt;authors&gt;&lt;author&gt;Martin, Marcel&lt;/author&gt;&lt;/authors&gt;&lt;/contributors&gt;&lt;titles&gt;&lt;title&gt;Cutadapt removes adapter sequences from high-throughput sequencing reads&lt;/title&gt;&lt;secondary-title&gt;2011&lt;/secondary-title&gt;&lt;short-title&gt;Cutadapt removes adapter sequences from high-throughput sequencing reads&lt;/short-title&gt;&lt;/titles&gt;&lt;periodical&gt;&lt;full-title&gt;2011&lt;/full-title&gt;&lt;/periodical&gt;&lt;pages&gt;3&lt;/pages&gt;&lt;volume&gt;17&lt;/volume&gt;&lt;number&gt;1&lt;/number&gt;&lt;edition&gt;2011-08-02&lt;/edition&gt;&lt;section&gt;10&lt;/section&gt;&lt;keywords&gt;&lt;keyword&gt;next generation sequencing&lt;/keyword&gt;&lt;keyword&gt;small RNA&lt;/keyword&gt;&lt;keyword&gt;microRNA&lt;/keyword&gt;&lt;keyword&gt;adapter removal&lt;/keyword&gt;&lt;/keywords&gt;&lt;dates&gt;&lt;year&gt;2011&lt;/year&gt;&lt;pub-dates&gt;&lt;date&gt;2011-05-02&lt;/date&gt;&lt;/pub-dates&gt;&lt;/dates&gt;&lt;isbn&gt;2226-6089&lt;/isbn&gt;&lt;work-type&gt;next generation sequencing; small RNA; microRNA; adapter removal&lt;/work-type&gt;&lt;urls&gt;&lt;related-urls&gt;&lt;url&gt;http://journal.embnet.org/index.php/embnetjournal/article/view/200&lt;/url&gt;&lt;/related-urls&gt;&lt;/urls&gt;&lt;electronic-resource-num&gt;10.14806/ej.17.1.200&lt;/electronic-resource-num&gt;&lt;/record&gt;&lt;/Cite&gt;&lt;/EndNote&gt;</w:instrText>
      </w:r>
      <w:r w:rsidR="00D61151" w:rsidRPr="00A429CA">
        <w:rPr>
          <w:rFonts w:ascii="Arial" w:hAnsi="Arial" w:cs="Arial"/>
          <w:sz w:val="22"/>
        </w:rPr>
        <w:fldChar w:fldCharType="separate"/>
      </w:r>
      <w:r w:rsidR="00996940">
        <w:rPr>
          <w:rFonts w:ascii="Arial" w:hAnsi="Arial" w:cs="Arial"/>
          <w:noProof/>
          <w:sz w:val="22"/>
        </w:rPr>
        <w:t>(53)</w:t>
      </w:r>
      <w:r w:rsidR="00D61151" w:rsidRPr="00A429CA">
        <w:rPr>
          <w:rFonts w:ascii="Arial" w:hAnsi="Arial" w:cs="Arial"/>
          <w:sz w:val="22"/>
        </w:rPr>
        <w:fldChar w:fldCharType="end"/>
      </w:r>
      <w:r w:rsidR="00C56008" w:rsidRPr="00A32097">
        <w:rPr>
          <w:rFonts w:ascii="Arial" w:hAnsi="Arial" w:cs="Arial"/>
          <w:sz w:val="22"/>
        </w:rPr>
        <w:t xml:space="preserve"> to removed adapter sequences and low quality bases</w:t>
      </w:r>
      <w:r w:rsidRPr="00A32097">
        <w:rPr>
          <w:rFonts w:ascii="Arial" w:hAnsi="Arial" w:cs="Arial"/>
          <w:sz w:val="22"/>
        </w:rPr>
        <w:t xml:space="preserve"> </w:t>
      </w:r>
      <w:r w:rsidR="0026559A" w:rsidRPr="00A32097">
        <w:rPr>
          <w:rFonts w:ascii="Arial" w:hAnsi="Arial" w:cs="Arial"/>
          <w:sz w:val="22"/>
        </w:rPr>
        <w:t>with parameters ‘</w:t>
      </w:r>
      <w:r w:rsidRPr="00A32097">
        <w:rPr>
          <w:rFonts w:ascii="Arial" w:hAnsi="Arial" w:cs="Arial"/>
          <w:sz w:val="22"/>
        </w:rPr>
        <w:t>-q 15 --minimum-length 36</w:t>
      </w:r>
      <w:r w:rsidR="0026559A" w:rsidRPr="00A32097">
        <w:rPr>
          <w:rFonts w:ascii="Arial" w:hAnsi="Arial" w:cs="Arial"/>
          <w:sz w:val="22"/>
        </w:rPr>
        <w:t>’</w:t>
      </w:r>
      <w:r w:rsidR="001D3DD1" w:rsidRPr="00A32097">
        <w:rPr>
          <w:rFonts w:ascii="Arial" w:hAnsi="Arial" w:cs="Arial"/>
          <w:sz w:val="22"/>
        </w:rPr>
        <w:t xml:space="preserve">. HG19 reference genome was downloaded from </w:t>
      </w:r>
      <w:r w:rsidR="0026559A" w:rsidRPr="00A32097">
        <w:rPr>
          <w:rFonts w:ascii="Arial" w:hAnsi="Arial" w:cs="Arial"/>
          <w:sz w:val="22"/>
        </w:rPr>
        <w:t>ENSEMBL</w:t>
      </w:r>
      <w:r w:rsidR="001D3DD1" w:rsidRPr="00A32097">
        <w:rPr>
          <w:rFonts w:ascii="Arial" w:hAnsi="Arial" w:cs="Arial"/>
          <w:sz w:val="22"/>
        </w:rPr>
        <w:t>.</w:t>
      </w:r>
      <w:r w:rsidR="0026559A" w:rsidRPr="00A32097">
        <w:rPr>
          <w:rFonts w:ascii="Arial" w:hAnsi="Arial" w:cs="Arial"/>
          <w:sz w:val="22"/>
        </w:rPr>
        <w:t xml:space="preserve"> Lambda genome was also included in the reference sequence for calculating bisulfite conversion rate. Filtered paired-end bisulfite sequencing data were mapped with </w:t>
      </w:r>
      <w:r w:rsidR="000453B0" w:rsidRPr="00A32097">
        <w:rPr>
          <w:rFonts w:ascii="Arial" w:hAnsi="Arial" w:cs="Arial"/>
          <w:sz w:val="22"/>
        </w:rPr>
        <w:t>B</w:t>
      </w:r>
      <w:r w:rsidR="0026559A" w:rsidRPr="00A32097">
        <w:rPr>
          <w:rFonts w:ascii="Arial" w:hAnsi="Arial" w:cs="Arial"/>
          <w:sz w:val="22"/>
        </w:rPr>
        <w:t>ismark</w:t>
      </w:r>
      <w:r w:rsidR="0023371A" w:rsidRPr="00A32097">
        <w:rPr>
          <w:rFonts w:ascii="Arial" w:hAnsi="Arial" w:cs="Arial"/>
          <w:sz w:val="22"/>
        </w:rPr>
        <w:t xml:space="preserve"> (</w:t>
      </w:r>
      <w:r w:rsidR="006F576E" w:rsidRPr="00A32097">
        <w:rPr>
          <w:rFonts w:ascii="Arial" w:hAnsi="Arial" w:cs="Arial"/>
          <w:sz w:val="22"/>
        </w:rPr>
        <w:t>v</w:t>
      </w:r>
      <w:r w:rsidR="0026559A" w:rsidRPr="00A32097">
        <w:rPr>
          <w:rFonts w:ascii="Arial" w:hAnsi="Arial" w:cs="Arial"/>
          <w:sz w:val="22"/>
        </w:rPr>
        <w:t>0.14.5</w:t>
      </w:r>
      <w:r w:rsidR="0023371A" w:rsidRPr="00A32097">
        <w:rPr>
          <w:rFonts w:ascii="Arial" w:hAnsi="Arial" w:cs="Arial"/>
          <w:sz w:val="22"/>
        </w:rPr>
        <w:t>)</w:t>
      </w:r>
      <w:r w:rsidR="00384783">
        <w:rPr>
          <w:rFonts w:ascii="Arial" w:hAnsi="Arial" w:cs="Arial"/>
          <w:sz w:val="22"/>
        </w:rPr>
        <w:t xml:space="preserve"> </w:t>
      </w:r>
      <w:r w:rsidR="00D61151" w:rsidRPr="00A429CA">
        <w:rPr>
          <w:rFonts w:ascii="Arial" w:hAnsi="Arial" w:cs="Arial"/>
          <w:sz w:val="22"/>
        </w:rPr>
        <w:fldChar w:fldCharType="begin"/>
      </w:r>
      <w:r w:rsidR="00996940">
        <w:rPr>
          <w:rFonts w:ascii="Arial" w:hAnsi="Arial" w:cs="Arial"/>
          <w:sz w:val="22"/>
        </w:rPr>
        <w:instrText xml:space="preserve"> ADDIN EN.CITE &lt;EndNote&gt;&lt;Cite&gt;&lt;Author&gt;Krueger&lt;/Author&gt;&lt;Year&gt;2011&lt;/Year&gt;&lt;RecNum&gt;51&lt;/RecNum&gt;&lt;DisplayText&gt;(54)&lt;/DisplayText&gt;&lt;record&gt;&lt;rec-number&gt;51&lt;/rec-number&gt;&lt;foreign-keys&gt;&lt;key app="EN" db-id="azdt0xssp05swhexfr1pfdavptt2pwtfzf95" timestamp="1576486175"&gt;51&lt;/key&gt;&lt;/foreign-keys&gt;&lt;ref-type name="Journal Article"&gt;17&lt;/ref-type&gt;&lt;contributors&gt;&lt;authors&gt;&lt;author&gt;Krueger, F.&lt;/author&gt;&lt;author&gt;Andrews, S. R.&lt;/author&gt;&lt;/authors&gt;&lt;/contributors&gt;&lt;auth-address&gt;Bioinformatics Group, The Babraham Institute, CB22 3AT, Cambridge, UK. felix.krueger@bbsrc.ac.uk&lt;/auth-address&gt;&lt;titles&gt;&lt;title&gt;Bismark: a flexible aligner and methylation caller for Bisulfite-Seq applications&lt;/title&gt;&lt;secondary-title&gt;Bioinformatics&lt;/secondary-title&gt;&lt;/titles&gt;&lt;periodical&gt;&lt;full-title&gt;Bioinformatics&lt;/full-title&gt;&lt;/periodical&gt;&lt;pages&gt;1571-2&lt;/pages&gt;&lt;volume&gt;27&lt;/volume&gt;&lt;number&gt;11&lt;/number&gt;&lt;keywords&gt;&lt;keyword&gt;Cytosine/metabolism&lt;/keyword&gt;&lt;keyword&gt;DNA/chemistry&lt;/keyword&gt;&lt;keyword&gt;*DNA Methylation&lt;/keyword&gt;&lt;keyword&gt;*Sequence Analysis, DNA&lt;/keyword&gt;&lt;keyword&gt;*Software&lt;/keyword&gt;&lt;keyword&gt;*Sulfites&lt;/keyword&gt;&lt;/keywords&gt;&lt;dates&gt;&lt;year&gt;2011&lt;/year&gt;&lt;pub-dates&gt;&lt;date&gt;Jun 1&lt;/date&gt;&lt;/pub-dates&gt;&lt;/dates&gt;&lt;isbn&gt;1367-4811 (Electronic)&amp;#xD;1367-4803 (Linking)&lt;/isbn&gt;&lt;accession-num&gt;21493656&lt;/accession-num&gt;&lt;urls&gt;&lt;related-urls&gt;&lt;url&gt;https://www.ncbi.nlm.nih.gov/pubmed/21493656&lt;/url&gt;&lt;/related-urls&gt;&lt;/urls&gt;&lt;custom2&gt;PMC3102221&lt;/custom2&gt;&lt;electronic-resource-num&gt;10.1093/bioinformatics/btr167&lt;/electronic-resource-num&gt;&lt;/record&gt;&lt;/Cite&gt;&lt;/EndNote&gt;</w:instrText>
      </w:r>
      <w:r w:rsidR="00D61151" w:rsidRPr="00A429CA">
        <w:rPr>
          <w:rFonts w:ascii="Arial" w:hAnsi="Arial" w:cs="Arial"/>
          <w:sz w:val="22"/>
        </w:rPr>
        <w:fldChar w:fldCharType="separate"/>
      </w:r>
      <w:r w:rsidR="00996940">
        <w:rPr>
          <w:rFonts w:ascii="Arial" w:hAnsi="Arial" w:cs="Arial"/>
          <w:noProof/>
          <w:sz w:val="22"/>
        </w:rPr>
        <w:t>(54)</w:t>
      </w:r>
      <w:r w:rsidR="00D61151" w:rsidRPr="00A429CA">
        <w:rPr>
          <w:rFonts w:ascii="Arial" w:hAnsi="Arial" w:cs="Arial"/>
          <w:sz w:val="22"/>
        </w:rPr>
        <w:fldChar w:fldCharType="end"/>
      </w:r>
      <w:r w:rsidR="0026559A" w:rsidRPr="00A32097">
        <w:rPr>
          <w:rFonts w:ascii="Arial" w:hAnsi="Arial" w:cs="Arial"/>
          <w:sz w:val="22"/>
        </w:rPr>
        <w:t xml:space="preserve"> using with </w:t>
      </w:r>
      <w:r w:rsidR="009621AF" w:rsidRPr="00A32097">
        <w:rPr>
          <w:rFonts w:ascii="Arial" w:hAnsi="Arial" w:cs="Arial"/>
          <w:sz w:val="22"/>
        </w:rPr>
        <w:t xml:space="preserve">default </w:t>
      </w:r>
      <w:r w:rsidR="0026559A" w:rsidRPr="00A32097">
        <w:rPr>
          <w:rFonts w:ascii="Arial" w:hAnsi="Arial" w:cs="Arial"/>
          <w:sz w:val="22"/>
        </w:rPr>
        <w:t>parameters</w:t>
      </w:r>
      <w:r w:rsidR="009621AF" w:rsidRPr="00A32097">
        <w:rPr>
          <w:rFonts w:ascii="Arial" w:hAnsi="Arial" w:cs="Arial"/>
          <w:sz w:val="22"/>
        </w:rPr>
        <w:t>.</w:t>
      </w:r>
      <w:r w:rsidR="000453B0" w:rsidRPr="00A32097">
        <w:rPr>
          <w:rFonts w:ascii="Arial" w:hAnsi="Arial" w:cs="Arial"/>
          <w:sz w:val="22"/>
        </w:rPr>
        <w:t xml:space="preserve"> After alignment, read duplicates were removed using the deduplicate_bismark application included in the bismark software. Then</w:t>
      </w:r>
      <w:r w:rsidR="0023371A" w:rsidRPr="00A32097">
        <w:rPr>
          <w:rFonts w:ascii="Arial" w:hAnsi="Arial" w:cs="Arial"/>
          <w:sz w:val="22"/>
        </w:rPr>
        <w:t xml:space="preserve"> the BAM</w:t>
      </w:r>
      <w:r w:rsidR="000453B0" w:rsidRPr="00A32097">
        <w:rPr>
          <w:rFonts w:ascii="Arial" w:hAnsi="Arial" w:cs="Arial"/>
          <w:sz w:val="22"/>
        </w:rPr>
        <w:t xml:space="preserve"> files produced by</w:t>
      </w:r>
      <w:r w:rsidR="0023371A" w:rsidRPr="00A32097">
        <w:rPr>
          <w:rFonts w:ascii="Arial" w:hAnsi="Arial" w:cs="Arial"/>
          <w:sz w:val="22"/>
        </w:rPr>
        <w:t xml:space="preserve"> Bismark were sorted using samtools (v0.1.19) and overlapping paired-end reads were clipped using ClipOverlap function of bamUtil</w:t>
      </w:r>
      <w:r w:rsidR="0023371A" w:rsidRPr="00A32097">
        <w:rPr>
          <w:rFonts w:ascii="Arial" w:hAnsi="Arial" w:cs="Arial"/>
          <w:color w:val="2A2A2A"/>
          <w:sz w:val="22"/>
          <w:shd w:val="clear" w:color="auto" w:fill="FFFFFF"/>
        </w:rPr>
        <w:t xml:space="preserve"> </w:t>
      </w:r>
      <w:r w:rsidR="0023371A" w:rsidRPr="00A32097">
        <w:rPr>
          <w:rFonts w:ascii="Arial" w:hAnsi="Arial" w:cs="Arial"/>
          <w:sz w:val="22"/>
        </w:rPr>
        <w:t>(</w:t>
      </w:r>
      <w:hyperlink r:id="rId15" w:history="1">
        <w:r w:rsidR="0023371A" w:rsidRPr="00A32097">
          <w:rPr>
            <w:rFonts w:ascii="Arial" w:hAnsi="Arial" w:cs="Arial"/>
            <w:sz w:val="22"/>
          </w:rPr>
          <w:t>https://github.com/statgen/bamUtil</w:t>
        </w:r>
      </w:hyperlink>
      <w:r w:rsidR="0023371A" w:rsidRPr="00A32097">
        <w:rPr>
          <w:rFonts w:ascii="Arial" w:hAnsi="Arial" w:cs="Arial"/>
          <w:sz w:val="22"/>
        </w:rPr>
        <w:t>) to prevent counting twice from the same observation.</w:t>
      </w:r>
      <w:r w:rsidR="00BE3FF6" w:rsidRPr="00A32097">
        <w:rPr>
          <w:rFonts w:ascii="Arial" w:hAnsi="Arial" w:cs="Arial"/>
          <w:sz w:val="22"/>
        </w:rPr>
        <w:t xml:space="preserve"> For each CpG, the methylation level</w:t>
      </w:r>
      <w:r w:rsidR="007E50E5" w:rsidRPr="00A32097">
        <w:rPr>
          <w:rFonts w:ascii="Arial" w:hAnsi="Arial" w:cs="Arial"/>
          <w:sz w:val="22"/>
        </w:rPr>
        <w:t xml:space="preserve"> was combined from both DNA strands and</w:t>
      </w:r>
      <w:r w:rsidR="00BE3FF6" w:rsidRPr="00A32097">
        <w:rPr>
          <w:rFonts w:ascii="Arial" w:hAnsi="Arial" w:cs="Arial"/>
          <w:sz w:val="22"/>
        </w:rPr>
        <w:t xml:space="preserve"> estimated as m</w:t>
      </w:r>
      <w:proofErr w:type="gramStart"/>
      <w:r w:rsidR="00BE3FF6" w:rsidRPr="00A32097">
        <w:rPr>
          <w:rFonts w:ascii="Arial" w:hAnsi="Arial" w:cs="Arial"/>
          <w:sz w:val="22"/>
        </w:rPr>
        <w:t>/(</w:t>
      </w:r>
      <w:proofErr w:type="gramEnd"/>
      <w:r w:rsidR="00BE3FF6" w:rsidRPr="00A32097">
        <w:rPr>
          <w:rFonts w:ascii="Arial" w:hAnsi="Arial" w:cs="Arial"/>
          <w:sz w:val="22"/>
        </w:rPr>
        <w:t>m + u</w:t>
      </w:r>
      <w:r w:rsidR="00BE0791" w:rsidRPr="00A32097">
        <w:rPr>
          <w:rStyle w:val="fontstyle01"/>
          <w:rFonts w:ascii="Arial" w:hAnsi="Arial" w:cs="Arial"/>
          <w:sz w:val="22"/>
          <w:szCs w:val="22"/>
        </w:rPr>
        <w:t xml:space="preserve">), </w:t>
      </w:r>
      <w:r w:rsidR="00BE0791" w:rsidRPr="00A32097">
        <w:rPr>
          <w:rFonts w:ascii="Arial" w:hAnsi="Arial" w:cs="Arial"/>
          <w:sz w:val="22"/>
        </w:rPr>
        <w:t xml:space="preserve">where m </w:t>
      </w:r>
      <w:r w:rsidR="007E50E5" w:rsidRPr="00A32097">
        <w:rPr>
          <w:rFonts w:ascii="Arial" w:hAnsi="Arial" w:cs="Arial"/>
          <w:sz w:val="22"/>
        </w:rPr>
        <w:t>was defined as the number of methylated cytosines and u</w:t>
      </w:r>
      <w:r w:rsidR="007E50E5" w:rsidRPr="00A32097">
        <w:rPr>
          <w:rStyle w:val="fontstyle01"/>
          <w:rFonts w:ascii="Arial" w:hAnsi="Arial" w:cs="Arial"/>
          <w:sz w:val="22"/>
          <w:szCs w:val="22"/>
        </w:rPr>
        <w:t xml:space="preserve"> </w:t>
      </w:r>
      <w:r w:rsidR="007E50E5" w:rsidRPr="00A32097">
        <w:rPr>
          <w:rFonts w:ascii="Arial" w:hAnsi="Arial" w:cs="Arial"/>
          <w:sz w:val="22"/>
        </w:rPr>
        <w:t>was defined as the number of unmethylated cytosines</w:t>
      </w:r>
      <w:r w:rsidR="007E50E5" w:rsidRPr="004C6EEE">
        <w:rPr>
          <w:rFonts w:ascii="Arial" w:hAnsi="Arial" w:cs="Arial"/>
          <w:sz w:val="22"/>
        </w:rPr>
        <w:t>.</w:t>
      </w:r>
      <w:r w:rsidR="00244720" w:rsidRPr="004C6EEE">
        <w:rPr>
          <w:rFonts w:ascii="Arial" w:hAnsi="Arial" w:cs="Arial"/>
          <w:sz w:val="22"/>
        </w:rPr>
        <w:t xml:space="preserve"> The </w:t>
      </w:r>
      <w:r w:rsidR="00BE7E3C" w:rsidRPr="004C6EEE">
        <w:rPr>
          <w:rFonts w:ascii="Arial" w:hAnsi="Arial" w:cs="Arial"/>
          <w:sz w:val="22"/>
        </w:rPr>
        <w:t>number of methylated and unmethylated cytosines</w:t>
      </w:r>
      <w:r w:rsidR="00244720" w:rsidRPr="004C6EEE">
        <w:rPr>
          <w:rFonts w:ascii="Arial" w:hAnsi="Arial" w:cs="Arial"/>
          <w:sz w:val="22"/>
        </w:rPr>
        <w:t xml:space="preserve"> of </w:t>
      </w:r>
      <w:r w:rsidR="004C6EEE" w:rsidRPr="00765329">
        <w:rPr>
          <w:rFonts w:ascii="Arial" w:hAnsi="Arial" w:cs="Arial"/>
          <w:sz w:val="22"/>
        </w:rPr>
        <w:t>1 Mb</w:t>
      </w:r>
      <w:r w:rsidR="00244720" w:rsidRPr="004C6EEE">
        <w:rPr>
          <w:rFonts w:ascii="Arial" w:hAnsi="Arial" w:cs="Arial"/>
          <w:sz w:val="22"/>
        </w:rPr>
        <w:t xml:space="preserve"> regions were generated using R package m</w:t>
      </w:r>
      <w:r w:rsidR="004C0DB0" w:rsidRPr="004C6EEE">
        <w:rPr>
          <w:rFonts w:ascii="Arial" w:hAnsi="Arial" w:cs="Arial"/>
          <w:sz w:val="22"/>
        </w:rPr>
        <w:t>e</w:t>
      </w:r>
      <w:r w:rsidR="00244720" w:rsidRPr="004C6EEE">
        <w:rPr>
          <w:rFonts w:ascii="Arial" w:hAnsi="Arial" w:cs="Arial"/>
          <w:sz w:val="22"/>
        </w:rPr>
        <w:t>thylKit. The average methylation level</w:t>
      </w:r>
      <w:r w:rsidR="004C0DB0" w:rsidRPr="004C6EEE">
        <w:rPr>
          <w:rFonts w:ascii="Arial" w:hAnsi="Arial" w:cs="Arial"/>
          <w:sz w:val="22"/>
        </w:rPr>
        <w:t xml:space="preserve"> o</w:t>
      </w:r>
      <w:r w:rsidR="004C0DB0" w:rsidRPr="004C6EEE">
        <w:rPr>
          <w:rFonts w:ascii="Arial" w:hAnsi="Arial" w:cs="Arial"/>
          <w:color w:val="000000" w:themeColor="text1"/>
          <w:sz w:val="22"/>
        </w:rPr>
        <w:t xml:space="preserve">f </w:t>
      </w:r>
      <w:r w:rsidR="00E8773E" w:rsidRPr="004C6EEE">
        <w:rPr>
          <w:rFonts w:ascii="Arial" w:hAnsi="Arial" w:cs="Arial"/>
          <w:color w:val="000000" w:themeColor="text1"/>
          <w:sz w:val="22"/>
        </w:rPr>
        <w:t xml:space="preserve">each </w:t>
      </w:r>
      <w:proofErr w:type="gramStart"/>
      <w:r w:rsidR="00F31222" w:rsidRPr="004C6EEE">
        <w:rPr>
          <w:rFonts w:ascii="Arial" w:hAnsi="Arial" w:cs="Arial"/>
          <w:color w:val="000000" w:themeColor="text1"/>
          <w:sz w:val="22"/>
        </w:rPr>
        <w:t>long range</w:t>
      </w:r>
      <w:proofErr w:type="gramEnd"/>
      <w:r w:rsidR="004C0DB0" w:rsidRPr="004C6EEE">
        <w:rPr>
          <w:rFonts w:ascii="Arial" w:hAnsi="Arial" w:cs="Arial"/>
          <w:color w:val="000000" w:themeColor="text1"/>
          <w:sz w:val="22"/>
        </w:rPr>
        <w:t xml:space="preserve"> region</w:t>
      </w:r>
      <w:r w:rsidR="00BE7E3C" w:rsidRPr="004C6EEE">
        <w:rPr>
          <w:rFonts w:ascii="Arial" w:hAnsi="Arial" w:cs="Arial"/>
          <w:color w:val="000000" w:themeColor="text1"/>
          <w:sz w:val="22"/>
        </w:rPr>
        <w:t xml:space="preserve"> was calculated </w:t>
      </w:r>
      <w:r w:rsidR="00E8773E" w:rsidRPr="004C6EEE">
        <w:rPr>
          <w:rFonts w:ascii="Arial" w:hAnsi="Arial" w:cs="Arial"/>
          <w:color w:val="000000" w:themeColor="text1"/>
          <w:sz w:val="22"/>
        </w:rPr>
        <w:t>as</w:t>
      </w:r>
      <w:r w:rsidR="00BE7E3C" w:rsidRPr="004C6EEE">
        <w:rPr>
          <w:rFonts w:ascii="Arial" w:hAnsi="Arial" w:cs="Arial"/>
          <w:color w:val="000000" w:themeColor="text1"/>
          <w:sz w:val="22"/>
        </w:rPr>
        <w:t xml:space="preserve"> the total number of cytosines divided by the number of methylated cytosines</w:t>
      </w:r>
      <w:r w:rsidR="00D61151" w:rsidRPr="004C6EEE">
        <w:rPr>
          <w:rFonts w:ascii="Arial" w:hAnsi="Arial" w:cs="Arial"/>
          <w:color w:val="000000" w:themeColor="text1"/>
          <w:sz w:val="22"/>
        </w:rPr>
        <w:t>.</w:t>
      </w:r>
    </w:p>
    <w:p w14:paraId="06F2581D" w14:textId="694D48DE" w:rsidR="00C35D17" w:rsidRPr="00A32097" w:rsidRDefault="00C35D17" w:rsidP="000D6410">
      <w:pPr>
        <w:pStyle w:val="3"/>
        <w:rPr>
          <w:rFonts w:cs="Arial"/>
        </w:rPr>
      </w:pPr>
      <w:r w:rsidRPr="00A32097">
        <w:rPr>
          <w:rFonts w:cs="Arial"/>
        </w:rPr>
        <w:t>cfDNA fragment size determination and distribution</w:t>
      </w:r>
    </w:p>
    <w:p w14:paraId="49121A2D" w14:textId="1C2BF56E" w:rsidR="00C35D17" w:rsidRDefault="00C35D17" w:rsidP="00CD20D5">
      <w:pPr>
        <w:spacing w:before="240"/>
        <w:rPr>
          <w:rFonts w:ascii="Arial" w:hAnsi="Arial" w:cs="Arial"/>
          <w:sz w:val="22"/>
        </w:rPr>
      </w:pPr>
      <w:r w:rsidRPr="00CD20D5">
        <w:rPr>
          <w:rFonts w:ascii="Arial" w:hAnsi="Arial" w:cs="Arial"/>
          <w:sz w:val="22"/>
        </w:rPr>
        <w:t>Unique reads with well alignment</w:t>
      </w:r>
      <w:r w:rsidR="0035013A" w:rsidRPr="00CD20D5">
        <w:rPr>
          <w:rFonts w:ascii="Arial" w:hAnsi="Arial" w:cs="Arial"/>
          <w:sz w:val="22"/>
        </w:rPr>
        <w:t>s</w:t>
      </w:r>
      <w:r w:rsidRPr="00CD20D5">
        <w:rPr>
          <w:rFonts w:ascii="Arial" w:hAnsi="Arial" w:cs="Arial"/>
          <w:sz w:val="22"/>
        </w:rPr>
        <w:t xml:space="preserve"> to human genome (hg19) </w:t>
      </w:r>
      <w:r w:rsidR="0035013A" w:rsidRPr="00CD20D5">
        <w:rPr>
          <w:rFonts w:ascii="Arial" w:hAnsi="Arial" w:cs="Arial"/>
          <w:sz w:val="22"/>
        </w:rPr>
        <w:t>were</w:t>
      </w:r>
      <w:r w:rsidRPr="00CD20D5">
        <w:rPr>
          <w:rFonts w:ascii="Arial" w:hAnsi="Arial" w:cs="Arial"/>
          <w:sz w:val="22"/>
        </w:rPr>
        <w:t xml:space="preserve"> applied for cfDNA fragment size evaluation. </w:t>
      </w:r>
      <w:r w:rsidR="0046431B" w:rsidRPr="00CD20D5">
        <w:rPr>
          <w:rFonts w:ascii="Arial" w:hAnsi="Arial" w:cs="Arial"/>
          <w:sz w:val="22"/>
        </w:rPr>
        <w:t>T</w:t>
      </w:r>
      <w:r w:rsidRPr="00CD20D5">
        <w:rPr>
          <w:rFonts w:ascii="Arial" w:hAnsi="Arial" w:cs="Arial"/>
          <w:sz w:val="22"/>
        </w:rPr>
        <w:t>he end position</w:t>
      </w:r>
      <w:r w:rsidR="00255163" w:rsidRPr="00CD20D5">
        <w:rPr>
          <w:rFonts w:ascii="Arial" w:hAnsi="Arial" w:cs="Arial"/>
          <w:sz w:val="22"/>
        </w:rPr>
        <w:t>s</w:t>
      </w:r>
      <w:r w:rsidRPr="00CD20D5">
        <w:rPr>
          <w:rFonts w:ascii="Arial" w:hAnsi="Arial" w:cs="Arial"/>
          <w:sz w:val="22"/>
        </w:rPr>
        <w:t xml:space="preserve"> and st</w:t>
      </w:r>
      <w:r w:rsidRPr="00996C5A">
        <w:rPr>
          <w:rFonts w:ascii="Arial" w:hAnsi="Arial" w:cs="Arial"/>
          <w:sz w:val="22"/>
        </w:rPr>
        <w:t>art position</w:t>
      </w:r>
      <w:r w:rsidR="00255163" w:rsidRPr="00996C5A">
        <w:rPr>
          <w:rFonts w:ascii="Arial" w:hAnsi="Arial" w:cs="Arial"/>
          <w:sz w:val="22"/>
        </w:rPr>
        <w:t>s</w:t>
      </w:r>
      <w:r w:rsidRPr="00996C5A">
        <w:rPr>
          <w:rFonts w:ascii="Arial" w:hAnsi="Arial" w:cs="Arial"/>
          <w:sz w:val="22"/>
        </w:rPr>
        <w:t xml:space="preserve"> were extracted to calculate the cfDNA size and the distribution were prepared for different samples</w:t>
      </w:r>
      <w:ins w:id="756" w:author="Zhang Haikun" w:date="2019-12-19T18:34:00Z">
        <w:r w:rsidR="00CF03FC">
          <w:rPr>
            <w:rFonts w:ascii="Arial" w:hAnsi="Arial" w:cs="Arial"/>
            <w:sz w:val="22"/>
          </w:rPr>
          <w:t>.</w:t>
        </w:r>
        <w:r w:rsidR="00CF03FC" w:rsidRPr="00CF03FC">
          <w:rPr>
            <w:rFonts w:ascii="Arial" w:hAnsi="Arial" w:cs="Arial"/>
            <w:sz w:val="22"/>
            <w:rPrChange w:id="757" w:author="Zhang Haikun" w:date="2019-12-19T18:34:00Z">
              <w:rPr>
                <w:rFonts w:ascii="Arial" w:hAnsi="Arial" w:cs="Arial"/>
                <w:sz w:val="22"/>
                <w:highlight w:val="yellow"/>
              </w:rPr>
            </w:rPrChange>
          </w:rPr>
          <w:t xml:space="preserve"> </w:t>
        </w:r>
      </w:ins>
      <w:ins w:id="758" w:author="Zhang Haikun" w:date="2019-12-19T18:36:00Z">
        <w:r w:rsidR="00CF03FC" w:rsidRPr="00CF03FC">
          <w:rPr>
            <w:rFonts w:ascii="Arial" w:hAnsi="Arial" w:cs="Arial"/>
            <w:sz w:val="22"/>
          </w:rPr>
          <w:t>Wilcoxon rank sum test</w:t>
        </w:r>
      </w:ins>
      <w:ins w:id="759" w:author="Zhang Haikun" w:date="2019-12-19T18:34:00Z">
        <w:r w:rsidR="00CF03FC" w:rsidRPr="00CF03FC">
          <w:rPr>
            <w:rFonts w:ascii="Arial" w:hAnsi="Arial" w:cs="Arial"/>
            <w:sz w:val="22"/>
            <w:rPrChange w:id="760" w:author="Zhang Haikun" w:date="2019-12-19T18:34:00Z">
              <w:rPr>
                <w:rFonts w:ascii="Arial" w:hAnsi="Arial" w:cs="Arial"/>
                <w:sz w:val="22"/>
                <w:highlight w:val="yellow"/>
              </w:rPr>
            </w:rPrChange>
          </w:rPr>
          <w:t xml:space="preserve"> was applied to test the association between the median of cfDNA</w:t>
        </w:r>
        <w:r w:rsidR="00CF03FC" w:rsidRPr="00CF03FC">
          <w:rPr>
            <w:rFonts w:ascii="Arial" w:hAnsi="Arial" w:cs="Arial"/>
            <w:sz w:val="22"/>
            <w:vertAlign w:val="subscript"/>
            <w:rPrChange w:id="761" w:author="Zhang Haikun" w:date="2019-12-19T18:34:00Z">
              <w:rPr>
                <w:rFonts w:ascii="Arial" w:hAnsi="Arial" w:cs="Arial"/>
                <w:sz w:val="22"/>
                <w:highlight w:val="yellow"/>
                <w:vertAlign w:val="subscript"/>
              </w:rPr>
            </w:rPrChange>
          </w:rPr>
          <w:t>size</w:t>
        </w:r>
        <w:r w:rsidR="00CF03FC" w:rsidRPr="00CF03FC">
          <w:rPr>
            <w:rFonts w:ascii="Arial" w:hAnsi="Arial" w:cs="Arial"/>
            <w:sz w:val="22"/>
            <w:rPrChange w:id="762" w:author="Zhang Haikun" w:date="2019-12-19T18:34:00Z">
              <w:rPr>
                <w:rFonts w:ascii="Arial" w:hAnsi="Arial" w:cs="Arial"/>
                <w:sz w:val="22"/>
                <w:highlight w:val="yellow"/>
              </w:rPr>
            </w:rPrChange>
          </w:rPr>
          <w:t xml:space="preserve"> in HCC and non-HCC samples.</w:t>
        </w:r>
      </w:ins>
      <w:del w:id="763" w:author="Zhang Haikun" w:date="2019-12-19T18:34:00Z">
        <w:r w:rsidRPr="00CF03FC" w:rsidDel="00CF03FC">
          <w:rPr>
            <w:rFonts w:ascii="Arial" w:hAnsi="Arial" w:cs="Arial"/>
            <w:sz w:val="22"/>
          </w:rPr>
          <w:delText>.</w:delText>
        </w:r>
      </w:del>
    </w:p>
    <w:p w14:paraId="089D3A32" w14:textId="77777777" w:rsidR="00C81431" w:rsidRPr="00A32097" w:rsidRDefault="00C81431" w:rsidP="00C81431">
      <w:pPr>
        <w:pStyle w:val="3"/>
        <w:rPr>
          <w:rFonts w:cs="Arial"/>
        </w:rPr>
      </w:pPr>
      <w:r w:rsidRPr="00A32097">
        <w:rPr>
          <w:rFonts w:cs="Arial"/>
        </w:rPr>
        <w:t>The enrichment score in each genomic region</w:t>
      </w:r>
    </w:p>
    <w:p w14:paraId="7FD08195" w14:textId="5695599C" w:rsidR="00B80728" w:rsidRPr="004A3EC7" w:rsidRDefault="00727B14" w:rsidP="00CD20D5">
      <w:pPr>
        <w:spacing w:before="240"/>
        <w:rPr>
          <w:rFonts w:ascii="Arial" w:hAnsi="Arial" w:cs="Arial"/>
          <w:sz w:val="22"/>
        </w:rPr>
      </w:pPr>
      <w:r w:rsidRPr="00936ED5">
        <w:rPr>
          <w:rFonts w:ascii="Arial" w:hAnsi="Arial" w:cs="Arial"/>
          <w:sz w:val="22"/>
        </w:rPr>
        <w:t>CpGs with depth over 5 were used for calculation of enrichment score.</w:t>
      </w:r>
      <w:r w:rsidRPr="00091790">
        <w:rPr>
          <w:rFonts w:ascii="Arial" w:hAnsi="Arial" w:cs="Arial"/>
          <w:sz w:val="22"/>
        </w:rPr>
        <w:t xml:space="preserve"> </w:t>
      </w:r>
      <w:r w:rsidR="00B80728" w:rsidRPr="00091790">
        <w:rPr>
          <w:rFonts w:ascii="Arial" w:hAnsi="Arial" w:cs="Arial"/>
          <w:sz w:val="22"/>
        </w:rPr>
        <w:t xml:space="preserve">The enrichment score is defined as follows: </w:t>
      </w:r>
      <m:oMath>
        <m:r>
          <w:rPr>
            <w:rFonts w:ascii="Cambria Math" w:hAnsi="Cambria Math" w:cs="Arial"/>
            <w:sz w:val="22"/>
          </w:rPr>
          <m:t>Enrichment Score=</m:t>
        </m:r>
        <m:sSub>
          <m:sSubPr>
            <m:ctrlPr>
              <w:rPr>
                <w:rFonts w:ascii="Cambria Math" w:hAnsi="Cambria Math" w:cs="Arial"/>
                <w:i/>
                <w:sz w:val="22"/>
              </w:rPr>
            </m:ctrlPr>
          </m:sSubPr>
          <m:e>
            <m:r>
              <w:rPr>
                <w:rFonts w:ascii="Cambria Math" w:hAnsi="Cambria Math" w:cs="Arial"/>
                <w:sz w:val="22"/>
              </w:rPr>
              <m:t>log</m:t>
            </m:r>
          </m:e>
          <m:sub>
            <m:r>
              <w:rPr>
                <w:rFonts w:ascii="Cambria Math" w:hAnsi="Cambria Math" w:cs="Arial"/>
                <w:sz w:val="22"/>
              </w:rPr>
              <m:t>2</m:t>
            </m:r>
          </m:sub>
        </m:sSub>
        <m:d>
          <m:dPr>
            <m:ctrlPr>
              <w:rPr>
                <w:rFonts w:ascii="Cambria Math" w:hAnsi="Cambria Math" w:cs="Arial"/>
                <w:i/>
                <w:sz w:val="22"/>
              </w:rPr>
            </m:ctrlPr>
          </m:dPr>
          <m:e>
            <m:f>
              <m:fPr>
                <m:ctrlPr>
                  <w:rPr>
                    <w:rFonts w:ascii="Cambria Math" w:hAnsi="Cambria Math" w:cs="Arial"/>
                    <w:i/>
                    <w:sz w:val="22"/>
                  </w:rPr>
                </m:ctrlPr>
              </m:fPr>
              <m:num>
                <m:r>
                  <w:rPr>
                    <w:rFonts w:ascii="Cambria Math" w:hAnsi="Cambria Math" w:cs="Arial"/>
                    <w:sz w:val="22"/>
                  </w:rPr>
                  <m:t>DMC</m:t>
                </m:r>
              </m:num>
              <m:den>
                <m:r>
                  <w:rPr>
                    <w:rFonts w:ascii="Cambria Math" w:hAnsi="Cambria Math" w:cs="Arial"/>
                    <w:sz w:val="22"/>
                  </w:rPr>
                  <m:t>E</m:t>
                </m:r>
              </m:den>
            </m:f>
          </m:e>
        </m:d>
        <m:r>
          <m:rPr>
            <m:sty m:val="p"/>
          </m:rPr>
          <w:rPr>
            <w:rFonts w:ascii="Cambria Math" w:hAnsi="Cambria Math" w:cs="Arial"/>
            <w:sz w:val="22"/>
          </w:rPr>
          <m:t xml:space="preserve">,  </m:t>
        </m:r>
        <m:r>
          <w:rPr>
            <w:rFonts w:ascii="Cambria Math" w:hAnsi="Cambria Math" w:cs="Arial"/>
            <w:sz w:val="22"/>
          </w:rPr>
          <m:t>DMC</m:t>
        </m:r>
      </m:oMath>
      <w:r w:rsidR="00B80728" w:rsidRPr="00091790">
        <w:rPr>
          <w:rFonts w:ascii="Arial" w:hAnsi="Arial" w:cs="Arial"/>
          <w:sz w:val="22"/>
        </w:rPr>
        <w:t xml:space="preserve"> </w:t>
      </w:r>
      <w:r w:rsidR="004A3EC7" w:rsidRPr="00091790">
        <w:rPr>
          <w:rFonts w:ascii="Arial" w:hAnsi="Arial" w:cs="Arial"/>
          <w:sz w:val="22"/>
        </w:rPr>
        <w:t xml:space="preserve">is </w:t>
      </w:r>
      <w:r w:rsidR="00565CE4" w:rsidRPr="00091790">
        <w:rPr>
          <w:rFonts w:ascii="Arial" w:hAnsi="Arial" w:cs="Arial"/>
          <w:sz w:val="22"/>
        </w:rPr>
        <w:t xml:space="preserve">the number of DMC sites in the genomic element; </w:t>
      </w:r>
      <w:r w:rsidR="00B80728" w:rsidRPr="00091790">
        <w:rPr>
          <w:rFonts w:ascii="Arial" w:hAnsi="Arial" w:cs="Arial"/>
          <w:sz w:val="22"/>
        </w:rPr>
        <w:t xml:space="preserve">where the expected value </w:t>
      </w:r>
      <m:oMath>
        <m:r>
          <w:rPr>
            <w:rFonts w:ascii="Cambria Math" w:hAnsi="Cambria Math" w:cs="Times New Roman"/>
            <w:sz w:val="22"/>
          </w:rPr>
          <m:t>E=</m:t>
        </m:r>
        <m:f>
          <m:fPr>
            <m:ctrlPr>
              <w:rPr>
                <w:rFonts w:ascii="Cambria Math" w:hAnsi="Cambria Math" w:cs="Times New Roman"/>
                <w:i/>
                <w:sz w:val="22"/>
              </w:rPr>
            </m:ctrlPr>
          </m:fPr>
          <m:num>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N</m:t>
                    </m:r>
                  </m:e>
                  <m:sub>
                    <m:r>
                      <w:rPr>
                        <w:rFonts w:ascii="Cambria Math" w:hAnsi="Cambria Math" w:cs="Times New Roman"/>
                        <w:sz w:val="22"/>
                      </w:rPr>
                      <m:t>DMC</m:t>
                    </m:r>
                  </m:sub>
                </m:sSub>
              </m:e>
            </m:d>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N</m:t>
                    </m:r>
                  </m:e>
                  <m:sub>
                    <m:r>
                      <w:rPr>
                        <w:rFonts w:ascii="Cambria Math" w:hAnsi="Cambria Math" w:cs="Times New Roman"/>
                        <w:sz w:val="22"/>
                      </w:rPr>
                      <m:t>CpG</m:t>
                    </m:r>
                  </m:sub>
                </m:sSub>
              </m:e>
            </m:d>
          </m:num>
          <m:den>
            <m:sSub>
              <m:sSubPr>
                <m:ctrlPr>
                  <w:rPr>
                    <w:rFonts w:ascii="Cambria Math" w:hAnsi="Cambria Math" w:cs="Times New Roman"/>
                    <w:i/>
                    <w:sz w:val="22"/>
                  </w:rPr>
                </m:ctrlPr>
              </m:sSubPr>
              <m:e>
                <m:r>
                  <w:rPr>
                    <w:rFonts w:ascii="Cambria Math" w:hAnsi="Cambria Math" w:cs="Times New Roman"/>
                    <w:sz w:val="22"/>
                  </w:rPr>
                  <m:t>N</m:t>
                </m:r>
              </m:e>
              <m:sub>
                <m:r>
                  <w:rPr>
                    <w:rFonts w:ascii="Cambria Math" w:hAnsi="Cambria Math" w:cs="Times New Roman"/>
                    <w:sz w:val="22"/>
                  </w:rPr>
                  <m:t>T</m:t>
                </m:r>
              </m:sub>
            </m:sSub>
          </m:den>
        </m:f>
      </m:oMath>
      <w:r w:rsidR="00B80728" w:rsidRPr="00091790">
        <w:rPr>
          <w:rFonts w:ascii="Arial" w:hAnsi="Arial" w:cs="Arial"/>
          <w:sz w:val="22"/>
        </w:rPr>
        <w:t xml:space="preserve">,  </w:t>
      </w:r>
      <m:oMath>
        <m:sSub>
          <m:sSubPr>
            <m:ctrlPr>
              <w:rPr>
                <w:rFonts w:ascii="Cambria Math" w:hAnsi="Cambria Math" w:cs="Arial"/>
                <w:i/>
                <w:sz w:val="22"/>
              </w:rPr>
            </m:ctrlPr>
          </m:sSubPr>
          <m:e>
            <m:r>
              <w:rPr>
                <w:rFonts w:ascii="Cambria Math" w:hAnsi="Cambria Math" w:cs="Arial"/>
                <w:sz w:val="22"/>
              </w:rPr>
              <m:t>N</m:t>
            </m:r>
          </m:e>
          <m:sub>
            <m:r>
              <w:rPr>
                <w:rFonts w:ascii="Cambria Math" w:hAnsi="Cambria Math" w:cs="Arial"/>
                <w:sz w:val="22"/>
              </w:rPr>
              <m:t>DMC</m:t>
            </m:r>
          </m:sub>
        </m:sSub>
      </m:oMath>
      <w:r w:rsidR="00B80728" w:rsidRPr="00091790">
        <w:rPr>
          <w:rFonts w:ascii="Arial" w:hAnsi="Arial" w:cs="Arial"/>
          <w:sz w:val="22"/>
        </w:rPr>
        <w:t xml:space="preserve"> is the number of DMC sites in the genome,</w:t>
      </w:r>
      <w:r w:rsidR="00B80728" w:rsidRPr="004A3EC7">
        <w:rPr>
          <w:rFonts w:ascii="Arial" w:hAnsi="Arial" w:cs="Arial"/>
          <w:sz w:val="22"/>
        </w:rPr>
        <w:t xml:space="preserve"> </w:t>
      </w:r>
      <m:oMath>
        <m:sSub>
          <m:sSubPr>
            <m:ctrlPr>
              <w:rPr>
                <w:rFonts w:ascii="Cambria Math" w:hAnsi="Cambria Math" w:cs="Arial"/>
                <w:i/>
                <w:sz w:val="22"/>
              </w:rPr>
            </m:ctrlPr>
          </m:sSubPr>
          <m:e>
            <m:r>
              <w:rPr>
                <w:rFonts w:ascii="Cambria Math" w:hAnsi="Cambria Math" w:cs="Arial"/>
                <w:sz w:val="22"/>
              </w:rPr>
              <m:t>N</m:t>
            </m:r>
          </m:e>
          <m:sub>
            <m:r>
              <w:rPr>
                <w:rFonts w:ascii="Cambria Math" w:hAnsi="Cambria Math" w:cs="Arial"/>
                <w:sz w:val="22"/>
              </w:rPr>
              <m:t>CpG</m:t>
            </m:r>
          </m:sub>
        </m:sSub>
      </m:oMath>
      <w:r w:rsidR="00B80728" w:rsidRPr="004A3EC7">
        <w:rPr>
          <w:rFonts w:ascii="Arial" w:hAnsi="Arial" w:cs="Arial"/>
          <w:sz w:val="22"/>
        </w:rPr>
        <w:t xml:space="preserve"> is the number of CpG sites in the genomic element, and  </w:t>
      </w:r>
      <m:oMath>
        <m:sSub>
          <m:sSubPr>
            <m:ctrlPr>
              <w:rPr>
                <w:rFonts w:ascii="Cambria Math" w:hAnsi="Cambria Math" w:cs="Arial"/>
                <w:i/>
                <w:sz w:val="22"/>
              </w:rPr>
            </m:ctrlPr>
          </m:sSubPr>
          <m:e>
            <m:r>
              <w:rPr>
                <w:rFonts w:ascii="Cambria Math" w:hAnsi="Cambria Math" w:cs="Arial"/>
                <w:sz w:val="22"/>
              </w:rPr>
              <m:t>N</m:t>
            </m:r>
          </m:e>
          <m:sub>
            <m:r>
              <w:rPr>
                <w:rFonts w:ascii="Cambria Math" w:hAnsi="Cambria Math" w:cs="Arial"/>
                <w:sz w:val="22"/>
              </w:rPr>
              <m:t>T</m:t>
            </m:r>
          </m:sub>
        </m:sSub>
      </m:oMath>
      <w:r w:rsidR="00B80728" w:rsidRPr="004A3EC7">
        <w:rPr>
          <w:rFonts w:ascii="Arial" w:hAnsi="Arial" w:cs="Arial"/>
          <w:sz w:val="22"/>
        </w:rPr>
        <w:t xml:space="preserve"> is the total number of CpG sites in the genome. </w:t>
      </w:r>
    </w:p>
    <w:p w14:paraId="1AA9EE4D" w14:textId="77777777" w:rsidR="005F0D4E" w:rsidRPr="00A32097" w:rsidRDefault="005F0D4E" w:rsidP="005F0D4E">
      <w:pPr>
        <w:pStyle w:val="3"/>
        <w:rPr>
          <w:rFonts w:cs="Arial"/>
        </w:rPr>
      </w:pPr>
      <w:r w:rsidRPr="00A32097">
        <w:rPr>
          <w:rFonts w:cs="Arial"/>
        </w:rPr>
        <w:t>Identification and annotation of the differentially methylated CpGs (DMCs) and genes (DMGs)</w:t>
      </w:r>
    </w:p>
    <w:p w14:paraId="0427B6D3" w14:textId="5CF13833" w:rsidR="005F0D4E" w:rsidRDefault="00F0531B" w:rsidP="005F0D4E">
      <w:pPr>
        <w:spacing w:before="240"/>
        <w:rPr>
          <w:rFonts w:ascii="Arial" w:hAnsi="Arial" w:cs="Arial"/>
          <w:sz w:val="22"/>
        </w:rPr>
      </w:pPr>
      <w:ins w:id="764" w:author="Zhang Haikun" w:date="2019-12-19T10:53:00Z">
        <w:r w:rsidRPr="003C7878">
          <w:rPr>
            <w:rFonts w:ascii="Arial" w:hAnsi="Arial" w:cs="Arial"/>
            <w:sz w:val="22"/>
            <w:highlight w:val="yellow"/>
            <w:rPrChange w:id="765" w:author="Zhang Haikun" w:date="2019-12-19T20:03:00Z">
              <w:rPr>
                <w:rFonts w:ascii="Arial" w:hAnsi="Arial" w:cs="Arial"/>
                <w:sz w:val="22"/>
              </w:rPr>
            </w:rPrChange>
          </w:rPr>
          <w:t>D</w:t>
        </w:r>
      </w:ins>
      <w:ins w:id="766" w:author="Zhang Haikun" w:date="2019-12-19T10:52:00Z">
        <w:r w:rsidRPr="003C7878">
          <w:rPr>
            <w:rFonts w:ascii="Arial" w:hAnsi="Arial" w:cs="Arial"/>
            <w:sz w:val="22"/>
            <w:highlight w:val="yellow"/>
            <w:rPrChange w:id="767" w:author="Zhang Haikun" w:date="2019-12-19T20:03:00Z">
              <w:rPr>
                <w:rFonts w:ascii="Arial" w:hAnsi="Arial" w:cs="Arial"/>
                <w:sz w:val="22"/>
              </w:rPr>
            </w:rPrChange>
          </w:rPr>
          <w:t>ifferentially methylated CpGs (DMCs)</w:t>
        </w:r>
      </w:ins>
      <w:ins w:id="768" w:author="Zhang Haikun" w:date="2019-12-19T10:53:00Z">
        <w:r w:rsidRPr="003C7878">
          <w:rPr>
            <w:rFonts w:ascii="Arial" w:hAnsi="Arial" w:cs="Arial"/>
            <w:sz w:val="22"/>
            <w:highlight w:val="yellow"/>
            <w:rPrChange w:id="769" w:author="Zhang Haikun" w:date="2019-12-19T20:03:00Z">
              <w:rPr>
                <w:rFonts w:ascii="Arial" w:hAnsi="Arial" w:cs="Arial"/>
                <w:sz w:val="22"/>
              </w:rPr>
            </w:rPrChange>
          </w:rPr>
          <w:t xml:space="preserve"> were identified between HCC patient and healthy individual </w:t>
        </w:r>
        <w:r w:rsidRPr="003C7878">
          <w:rPr>
            <w:rFonts w:ascii="Arial" w:hAnsi="Arial" w:cs="Arial"/>
            <w:sz w:val="22"/>
            <w:highlight w:val="yellow"/>
            <w:rPrChange w:id="770" w:author="Zhang Haikun" w:date="2019-12-19T20:03:00Z">
              <w:rPr>
                <w:rFonts w:ascii="Arial" w:hAnsi="Arial" w:cs="Arial"/>
                <w:color w:val="000000" w:themeColor="text1"/>
                <w:sz w:val="22"/>
              </w:rPr>
            </w:rPrChange>
          </w:rPr>
          <w:t>(D4 vs. D1).</w:t>
        </w:r>
        <w:r w:rsidRPr="00873C4E">
          <w:rPr>
            <w:rFonts w:ascii="Arial" w:hAnsi="Arial" w:cs="Arial"/>
            <w:sz w:val="22"/>
          </w:rPr>
          <w:t xml:space="preserve"> </w:t>
        </w:r>
      </w:ins>
      <w:r w:rsidR="005F0D4E" w:rsidRPr="00873C4E">
        <w:rPr>
          <w:rFonts w:ascii="Arial" w:hAnsi="Arial" w:cs="Arial"/>
          <w:sz w:val="22"/>
        </w:rPr>
        <w:t>T</w:t>
      </w:r>
      <w:r w:rsidR="005F0D4E" w:rsidRPr="00A32097">
        <w:rPr>
          <w:rFonts w:ascii="Arial" w:hAnsi="Arial" w:cs="Arial"/>
          <w:sz w:val="22"/>
        </w:rPr>
        <w:t xml:space="preserve">he identification of DMCs was generated using the R package methylKit </w:t>
      </w:r>
      <w:r w:rsidR="005F0D4E" w:rsidRPr="00A429CA">
        <w:rPr>
          <w:rFonts w:ascii="Arial" w:hAnsi="Arial" w:cs="Arial"/>
          <w:sz w:val="22"/>
        </w:rPr>
        <w:fldChar w:fldCharType="begin"/>
      </w:r>
      <w:r w:rsidR="00996940">
        <w:rPr>
          <w:rFonts w:ascii="Arial" w:hAnsi="Arial" w:cs="Arial"/>
          <w:sz w:val="22"/>
        </w:rPr>
        <w:instrText xml:space="preserve"> ADDIN EN.CITE &lt;EndNote&gt;&lt;Cite&gt;&lt;Author&gt;Akalin&lt;/Author&gt;&lt;Year&gt;2012&lt;/Year&gt;&lt;RecNum&gt;52&lt;/RecNum&gt;&lt;DisplayText&gt;(55)&lt;/DisplayText&gt;&lt;record&gt;&lt;rec-number&gt;52&lt;/rec-number&gt;&lt;foreign-keys&gt;&lt;key app="EN" db-id="azdt0xssp05swhexfr1pfdavptt2pwtfzf95" timestamp="1576486175"&gt;52&lt;/key&gt;&lt;/foreign-keys&gt;&lt;ref-type name="Journal Article"&gt;17&lt;/ref-type&gt;&lt;contributors&gt;&lt;authors&gt;&lt;author&gt;Akalin, A.&lt;/author&gt;&lt;author&gt;Kormaksson, M.&lt;/author&gt;&lt;author&gt;Li, S.&lt;/author&gt;&lt;author&gt;Garrett-Bakelman, F. E.&lt;/author&gt;&lt;author&gt;Figueroa, M. E.&lt;/author&gt;&lt;author&gt;Melnick, A.&lt;/author&gt;&lt;author&gt;Mason, C. E.&lt;/author&gt;&lt;/authors&gt;&lt;/contributors&gt;&lt;titles&gt;&lt;title&gt;methylKit: a comprehensive R package for the analysis of genome-wide DNA methylation profiles&lt;/title&gt;&lt;secondary-title&gt;Genome Biol&lt;/secondary-title&gt;&lt;/titles&gt;&lt;periodical&gt;&lt;full-title&gt;Genome Biol&lt;/full-title&gt;&lt;/periodical&gt;&lt;pages&gt;R87&lt;/pages&gt;&lt;volume&gt;13&lt;/volume&gt;&lt;number&gt;10&lt;/number&gt;&lt;edition&gt;2012/10/05&lt;/edition&gt;&lt;keywords&gt;&lt;keyword&gt;Breast Neoplasms/*genetics/pathology&lt;/keyword&gt;&lt;keyword&gt;Cell Line, Tumor&lt;/keyword&gt;&lt;keyword&gt;*DNA Methylation&lt;/keyword&gt;&lt;keyword&gt;Epigenesis, Genetic&lt;/keyword&gt;&lt;keyword&gt;Female&lt;/keyword&gt;&lt;keyword&gt;Genome, Human&lt;/keyword&gt;&lt;keyword&gt;Genomics/*methods&lt;/keyword&gt;&lt;keyword&gt;High-Throughput Nucleotide Sequencing/methods&lt;/keyword&gt;&lt;keyword&gt;Humans&lt;/keyword&gt;&lt;keyword&gt;MCF-7 Cells&lt;/keyword&gt;&lt;keyword&gt;Sequence Analysis, DNA/methods&lt;/keyword&gt;&lt;keyword&gt;Software&lt;/keyword&gt;&lt;/keywords&gt;&lt;dates&gt;&lt;year&gt;2012&lt;/year&gt;&lt;pub-dates&gt;&lt;date&gt;Oct 3&lt;/date&gt;&lt;/pub-dates&gt;&lt;/dates&gt;&lt;isbn&gt;1474-760X (Electronic)&amp;#xD;1474-7596 (Linking)&lt;/isbn&gt;&lt;accession-num&gt;23034086&lt;/accession-num&gt;&lt;urls&gt;&lt;related-urls&gt;&lt;url&gt;https://www.ncbi.nlm.nih.gov/pubmed/23034086&lt;/url&gt;&lt;/related-urls&gt;&lt;/urls&gt;&lt;custom2&gt;PMC3491415&lt;/custom2&gt;&lt;electronic-resource-num&gt;10.1186/gb-2012-13-10-r87&lt;/electronic-resource-num&gt;&lt;/record&gt;&lt;/Cite&gt;&lt;/EndNote&gt;</w:instrText>
      </w:r>
      <w:r w:rsidR="005F0D4E" w:rsidRPr="00A429CA">
        <w:rPr>
          <w:rFonts w:ascii="Arial" w:hAnsi="Arial" w:cs="Arial"/>
          <w:sz w:val="22"/>
        </w:rPr>
        <w:fldChar w:fldCharType="separate"/>
      </w:r>
      <w:r w:rsidR="00996940">
        <w:rPr>
          <w:rFonts w:ascii="Arial" w:hAnsi="Arial" w:cs="Arial"/>
          <w:noProof/>
          <w:sz w:val="22"/>
        </w:rPr>
        <w:t>(55)</w:t>
      </w:r>
      <w:r w:rsidR="005F0D4E" w:rsidRPr="00A429CA">
        <w:rPr>
          <w:rFonts w:ascii="Arial" w:hAnsi="Arial" w:cs="Arial"/>
          <w:sz w:val="22"/>
        </w:rPr>
        <w:fldChar w:fldCharType="end"/>
      </w:r>
      <w:r w:rsidR="005F0D4E" w:rsidRPr="00A32097">
        <w:rPr>
          <w:rFonts w:ascii="Arial" w:hAnsi="Arial" w:cs="Arial"/>
          <w:sz w:val="22"/>
        </w:rPr>
        <w:t xml:space="preserve">. The significance of the DMCs departure between two groups was calculated </w:t>
      </w:r>
      <w:del w:id="771" w:author="Zhang Haikun" w:date="2019-12-19T16:09:00Z">
        <w:r w:rsidR="005F0D4E" w:rsidRPr="00A32097" w:rsidDel="00873C4E">
          <w:rPr>
            <w:rFonts w:ascii="Arial" w:hAnsi="Arial" w:cs="Arial"/>
            <w:sz w:val="22"/>
          </w:rPr>
          <w:delText xml:space="preserve">using a logistic regression test </w:delText>
        </w:r>
      </w:del>
      <w:r w:rsidR="005F0D4E" w:rsidRPr="00A32097">
        <w:rPr>
          <w:rFonts w:ascii="Arial" w:hAnsi="Arial" w:cs="Arial"/>
          <w:sz w:val="22"/>
        </w:rPr>
        <w:t xml:space="preserve">with at least 5-fold coverage. P-value was adjusted for multiple testing with the method of Benjamini and Hochberg </w:t>
      </w:r>
      <w:r w:rsidR="005F0D4E" w:rsidRPr="00A429CA">
        <w:rPr>
          <w:rFonts w:ascii="Arial" w:hAnsi="Arial" w:cs="Arial"/>
          <w:sz w:val="22"/>
        </w:rPr>
        <w:fldChar w:fldCharType="begin"/>
      </w:r>
      <w:r w:rsidR="00996940">
        <w:rPr>
          <w:rFonts w:ascii="Arial" w:hAnsi="Arial" w:cs="Arial"/>
          <w:sz w:val="22"/>
        </w:rPr>
        <w:instrText xml:space="preserve"> ADDIN EN.CITE &lt;EndNote&gt;&lt;Cite&gt;&lt;Author&gt;Green&lt;/Author&gt;&lt;Year&gt;2007&lt;/Year&gt;&lt;RecNum&gt;53&lt;/RecNum&gt;&lt;DisplayText&gt;(56)&lt;/DisplayText&gt;&lt;record&gt;&lt;rec-number&gt;53&lt;/rec-number&gt;&lt;foreign-keys&gt;&lt;key app="EN" db-id="azdt0xssp05swhexfr1pfdavptt2pwtfzf95" timestamp="1576486175"&gt;53&lt;/key&gt;&lt;/foreign-keys&gt;&lt;ref-type name="Journal Article"&gt;17&lt;/ref-type&gt;&lt;contributors&gt;&lt;authors&gt;&lt;author&gt;Green, G. H.&lt;/author&gt;&lt;author&gt;Diggle, P. J.&lt;/author&gt;&lt;/authors&gt;&lt;/contributors&gt;&lt;auth-address&gt;Department of Medicine, Lancaster University. g.green8@lancaster.ac.uk&lt;/auth-address&gt;&lt;titles&gt;&lt;title&gt;On the operational characteristics of the Benjamini and Hochberg False Discovery Rate procedure&lt;/title&gt;&lt;secondary-title&gt;Stat Appl Genet Mol Biol&lt;/secondary-title&gt;&lt;/titles&gt;&lt;periodical&gt;&lt;full-title&gt;Stat Appl Genet Mol Biol&lt;/full-title&gt;&lt;/periodical&gt;&lt;pages&gt;Article27&lt;/pages&gt;&lt;volume&gt;6&lt;/volume&gt;&lt;edition&gt;2007/12/07&lt;/edition&gt;&lt;keywords&gt;&lt;keyword&gt;False Positive Reactions&lt;/keyword&gt;&lt;keyword&gt;*Gene Expression&lt;/keyword&gt;&lt;keyword&gt;Models, Genetic&lt;/keyword&gt;&lt;keyword&gt;Reproducibility of Results&lt;/keyword&gt;&lt;/keywords&gt;&lt;dates&gt;&lt;year&gt;2007&lt;/year&gt;&lt;/dates&gt;&lt;isbn&gt;1544-6115 (Electronic)&amp;#xD;1544-6115 (Linking)&lt;/isbn&gt;&lt;accession-num&gt;18052910&lt;/accession-num&gt;&lt;urls&gt;&lt;related-urls&gt;&lt;url&gt;https://www.ncbi.nlm.nih.gov/pubmed/18052910&lt;/url&gt;&lt;/related-urls&gt;&lt;/urls&gt;&lt;electronic-resource-num&gt;10.2202/1544-6115.1302&lt;/electronic-resource-num&gt;&lt;/record&gt;&lt;/Cite&gt;&lt;/EndNote&gt;</w:instrText>
      </w:r>
      <w:r w:rsidR="005F0D4E" w:rsidRPr="00A429CA">
        <w:rPr>
          <w:rFonts w:ascii="Arial" w:hAnsi="Arial" w:cs="Arial"/>
          <w:sz w:val="22"/>
        </w:rPr>
        <w:fldChar w:fldCharType="separate"/>
      </w:r>
      <w:r w:rsidR="00996940">
        <w:rPr>
          <w:rFonts w:ascii="Arial" w:hAnsi="Arial" w:cs="Arial"/>
          <w:noProof/>
          <w:sz w:val="22"/>
        </w:rPr>
        <w:t>(56)</w:t>
      </w:r>
      <w:r w:rsidR="005F0D4E" w:rsidRPr="00A429CA">
        <w:rPr>
          <w:rFonts w:ascii="Arial" w:hAnsi="Arial" w:cs="Arial"/>
          <w:sz w:val="22"/>
        </w:rPr>
        <w:fldChar w:fldCharType="end"/>
      </w:r>
      <w:r w:rsidR="005F0D4E" w:rsidRPr="00A32097">
        <w:rPr>
          <w:rFonts w:ascii="Arial" w:hAnsi="Arial" w:cs="Arial"/>
          <w:sz w:val="22"/>
        </w:rPr>
        <w:t>. The CpG sites were considered different between case</w:t>
      </w:r>
      <w:del w:id="772" w:author="Zhang Haikun" w:date="2019-12-19T16:09:00Z">
        <w:r w:rsidR="005F0D4E" w:rsidRPr="00A32097" w:rsidDel="00873C4E">
          <w:rPr>
            <w:rFonts w:ascii="Arial" w:hAnsi="Arial" w:cs="Arial"/>
            <w:sz w:val="22"/>
          </w:rPr>
          <w:delText>s</w:delText>
        </w:r>
      </w:del>
      <w:r w:rsidR="005F0D4E" w:rsidRPr="00A32097">
        <w:rPr>
          <w:rFonts w:ascii="Arial" w:hAnsi="Arial" w:cs="Arial"/>
          <w:sz w:val="22"/>
        </w:rPr>
        <w:t xml:space="preserve"> and control</w:t>
      </w:r>
      <w:del w:id="773" w:author="Zhang Haikun" w:date="2019-12-19T16:09:00Z">
        <w:r w:rsidR="005F0D4E" w:rsidRPr="00A32097" w:rsidDel="00873C4E">
          <w:rPr>
            <w:rFonts w:ascii="Arial" w:hAnsi="Arial" w:cs="Arial"/>
            <w:sz w:val="22"/>
          </w:rPr>
          <w:delText>s</w:delText>
        </w:r>
      </w:del>
      <w:r w:rsidR="005F0D4E" w:rsidRPr="00A32097">
        <w:rPr>
          <w:rFonts w:ascii="Arial" w:hAnsi="Arial" w:cs="Arial"/>
          <w:sz w:val="22"/>
        </w:rPr>
        <w:t xml:space="preserve"> if the Benjamini-Hochberg corrected P-</w:t>
      </w:r>
      <w:r w:rsidR="005F0D4E" w:rsidRPr="00A32097">
        <w:rPr>
          <w:rFonts w:ascii="Arial" w:hAnsi="Arial" w:cs="Arial" w:hint="eastAsia"/>
          <w:sz w:val="22"/>
        </w:rPr>
        <w:t xml:space="preserve">value </w:t>
      </w:r>
      <w:r w:rsidR="005F0D4E" w:rsidRPr="002025AC">
        <w:rPr>
          <w:rFonts w:ascii="Arial" w:hAnsi="Arial" w:cs="Arial" w:hint="eastAsia"/>
          <w:sz w:val="22"/>
          <w:rPrChange w:id="774" w:author="Zhang Haikun" w:date="2019-12-19T19:40:00Z">
            <w:rPr>
              <w:rFonts w:ascii="Times New Roman" w:hAnsi="Times New Roman" w:cs="Times New Roman" w:hint="eastAsia"/>
              <w:sz w:val="22"/>
            </w:rPr>
          </w:rPrChange>
        </w:rPr>
        <w:t>≤</w:t>
      </w:r>
      <w:r w:rsidR="005F0D4E" w:rsidRPr="00A32097">
        <w:rPr>
          <w:rFonts w:ascii="Arial" w:hAnsi="Arial" w:cs="Arial" w:hint="eastAsia"/>
          <w:sz w:val="22"/>
        </w:rPr>
        <w:t xml:space="preserve"> 0.05 and the </w:t>
      </w:r>
      <w:r w:rsidR="005F0D4E" w:rsidRPr="00A32097">
        <w:rPr>
          <w:rFonts w:ascii="Arial" w:hAnsi="Arial" w:cs="Arial"/>
          <w:sz w:val="22"/>
        </w:rPr>
        <w:t>methylation level difference</w:t>
      </w:r>
      <w:r w:rsidR="005F0D4E" w:rsidRPr="00A32097">
        <w:rPr>
          <w:rFonts w:ascii="Arial" w:hAnsi="Arial" w:cs="Arial" w:hint="eastAsia"/>
          <w:sz w:val="22"/>
        </w:rPr>
        <w:t xml:space="preserve"> wa</w:t>
      </w:r>
      <w:r w:rsidR="005F0D4E" w:rsidRPr="002025AC">
        <w:rPr>
          <w:rFonts w:ascii="Arial" w:hAnsi="Arial" w:cs="Arial"/>
          <w:sz w:val="22"/>
        </w:rPr>
        <w:t xml:space="preserve">s </w:t>
      </w:r>
      <w:r w:rsidR="005F0D4E" w:rsidRPr="002025AC">
        <w:rPr>
          <w:rFonts w:ascii="Arial" w:hAnsi="Arial" w:cs="Arial" w:hint="eastAsia"/>
          <w:sz w:val="22"/>
          <w:rPrChange w:id="775" w:author="Zhang Haikun" w:date="2019-12-19T19:40:00Z">
            <w:rPr>
              <w:rFonts w:ascii="Times New Roman" w:hAnsi="Times New Roman" w:cs="Times New Roman" w:hint="eastAsia"/>
              <w:sz w:val="22"/>
            </w:rPr>
          </w:rPrChange>
        </w:rPr>
        <w:t>≥</w:t>
      </w:r>
      <w:r w:rsidR="005F0D4E" w:rsidRPr="002025AC">
        <w:rPr>
          <w:rFonts w:ascii="Arial" w:hAnsi="Arial" w:cs="Arial"/>
          <w:sz w:val="22"/>
        </w:rPr>
        <w:t xml:space="preserve"> 0.2.</w:t>
      </w:r>
      <w:r w:rsidR="005F0D4E" w:rsidRPr="00A32097">
        <w:rPr>
          <w:rFonts w:ascii="Arial" w:hAnsi="Arial" w:cs="Arial" w:hint="eastAsia"/>
          <w:sz w:val="22"/>
        </w:rPr>
        <w:t xml:space="preserve"> Each </w:t>
      </w:r>
      <w:r w:rsidR="005F0D4E" w:rsidRPr="00A32097">
        <w:rPr>
          <w:rFonts w:ascii="Arial" w:hAnsi="Arial" w:cs="Arial"/>
          <w:sz w:val="22"/>
        </w:rPr>
        <w:t xml:space="preserve">DMCs was annotated for each RefSeq transcript obtained from ENSEMBL GRCh37. Promoters are defined as regions 2kb upstream from TSS for each RefSeq transcript. RepeatMasker annotations were obtained from UCSC Genome Browser </w:t>
      </w:r>
      <w:r w:rsidR="005F0D4E" w:rsidRPr="00A429CA">
        <w:rPr>
          <w:rFonts w:ascii="Arial" w:hAnsi="Arial" w:cs="Arial"/>
          <w:sz w:val="22"/>
        </w:rPr>
        <w:fldChar w:fldCharType="begin"/>
      </w:r>
      <w:r w:rsidR="00996940">
        <w:rPr>
          <w:rFonts w:ascii="Arial" w:hAnsi="Arial" w:cs="Arial"/>
          <w:sz w:val="22"/>
        </w:rPr>
        <w:instrText xml:space="preserve"> ADDIN EN.CITE &lt;EndNote&gt;&lt;Cite&gt;&lt;Author&gt;Hung&lt;/Author&gt;&lt;Year&gt;2016&lt;/Year&gt;&lt;RecNum&gt;54&lt;/RecNum&gt;&lt;DisplayText&gt;(57)&lt;/DisplayText&gt;&lt;record&gt;&lt;rec-number&gt;54&lt;/rec-number&gt;&lt;foreign-keys&gt;&lt;key app="EN" db-id="azdt0xssp05swhexfr1pfdavptt2pwtfzf95" timestamp="1576486176"&gt;54&lt;/key&gt;&lt;/foreign-keys&gt;&lt;ref-type name="Journal Article"&gt;17&lt;/ref-type&gt;&lt;contributors&gt;&lt;authors&gt;&lt;author&gt;Hung, J. H.&lt;/author&gt;&lt;author&gt;Weng, Z.&lt;/author&gt;&lt;/authors&gt;&lt;/contributors&gt;&lt;titles&gt;&lt;title&gt;Visualizing Genomic Annotations with the UCSC Genome Browser&lt;/title&gt;&lt;secondary-title&gt;Cold Spring Harb Protoc&lt;/secondary-title&gt;&lt;/titles&gt;&lt;periodical&gt;&lt;full-title&gt;Cold Spring Harb Protoc&lt;/full-title&gt;&lt;/periodical&gt;&lt;volume&gt;2016&lt;/volume&gt;&lt;number&gt;11&lt;/number&gt;&lt;edition&gt;2016/11/03&lt;/edition&gt;&lt;keywords&gt;&lt;keyword&gt;Computational Biology/*methods&lt;/keyword&gt;&lt;keyword&gt;Genomics/*methods&lt;/keyword&gt;&lt;keyword&gt;*Molecular Sequence Annotation&lt;/keyword&gt;&lt;/keywords&gt;&lt;dates&gt;&lt;year&gt;2016&lt;/year&gt;&lt;pub-dates&gt;&lt;date&gt;Nov 1&lt;/date&gt;&lt;/pub-dates&gt;&lt;/dates&gt;&lt;isbn&gt;1559-6095 (Electronic)&amp;#xD;1559-6095 (Linking)&lt;/isbn&gt;&lt;accession-num&gt;27574198&lt;/accession-num&gt;&lt;urls&gt;&lt;related-urls&gt;&lt;url&gt;https://www.ncbi.nlm.nih.gov/pubmed/27574198&lt;/url&gt;&lt;/related-urls&gt;&lt;/urls&gt;&lt;electronic-resource-num&gt;10.1101/pdb.prot093062&lt;/electronic-resource-num&gt;&lt;/record&gt;&lt;/Cite&gt;&lt;/EndNote&gt;</w:instrText>
      </w:r>
      <w:r w:rsidR="005F0D4E" w:rsidRPr="00A429CA">
        <w:rPr>
          <w:rFonts w:ascii="Arial" w:hAnsi="Arial" w:cs="Arial"/>
          <w:sz w:val="22"/>
        </w:rPr>
        <w:fldChar w:fldCharType="separate"/>
      </w:r>
      <w:r w:rsidR="00996940">
        <w:rPr>
          <w:rFonts w:ascii="Arial" w:hAnsi="Arial" w:cs="Arial"/>
          <w:noProof/>
          <w:sz w:val="22"/>
        </w:rPr>
        <w:t>(57)</w:t>
      </w:r>
      <w:r w:rsidR="005F0D4E" w:rsidRPr="00A429CA">
        <w:rPr>
          <w:rFonts w:ascii="Arial" w:hAnsi="Arial" w:cs="Arial"/>
          <w:sz w:val="22"/>
        </w:rPr>
        <w:fldChar w:fldCharType="end"/>
      </w:r>
      <w:r w:rsidR="005F0D4E" w:rsidRPr="00A32097">
        <w:rPr>
          <w:rFonts w:ascii="Arial" w:hAnsi="Arial" w:cs="Arial"/>
          <w:sz w:val="22"/>
        </w:rPr>
        <w:t>.</w:t>
      </w:r>
      <w:r w:rsidR="00FB4DBC">
        <w:rPr>
          <w:rFonts w:ascii="Arial" w:hAnsi="Arial" w:cs="Arial"/>
          <w:sz w:val="22"/>
        </w:rPr>
        <w:t xml:space="preserve"> </w:t>
      </w:r>
      <w:r w:rsidR="00FB4DBC" w:rsidRPr="009A496C">
        <w:rPr>
          <w:rFonts w:ascii="Arial" w:hAnsi="Arial" w:cs="Arial"/>
          <w:sz w:val="22"/>
        </w:rPr>
        <w:t>The HBV integration sites were extracted from previous reports</w:t>
      </w:r>
      <w:r w:rsidR="001D7EFE">
        <w:rPr>
          <w:rFonts w:ascii="Arial" w:hAnsi="Arial" w:cs="Arial"/>
          <w:sz w:val="22"/>
        </w:rPr>
        <w:t xml:space="preserve"> </w:t>
      </w:r>
      <w:r w:rsidR="001D7EFE">
        <w:rPr>
          <w:rFonts w:ascii="Arial" w:hAnsi="Arial" w:cs="Arial"/>
          <w:sz w:val="22"/>
        </w:rPr>
        <w:fldChar w:fldCharType="begin">
          <w:fldData xml:space="preserve">PEVuZE5vdGU+PENpdGU+PEF1dGhvcj5EaW5nPC9BdXRob3I+PFllYXI+MjAxMjwvWWVhcj48UmVj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</w:fldData>
        </w:fldChar>
      </w:r>
      <w:r w:rsidR="00FF7B11">
        <w:rPr>
          <w:rFonts w:ascii="Arial" w:hAnsi="Arial" w:cs="Arial"/>
          <w:sz w:val="22"/>
        </w:rPr>
        <w:instrText xml:space="preserve"> ADDIN EN.CITE </w:instrText>
      </w:r>
      <w:r w:rsidR="00FF7B11">
        <w:rPr>
          <w:rFonts w:ascii="Arial" w:hAnsi="Arial" w:cs="Arial"/>
          <w:sz w:val="22"/>
        </w:rPr>
        <w:fldChar w:fldCharType="begin">
          <w:fldData xml:space="preserve">PEVuZE5vdGU+PENpdGU+PEF1dGhvcj5EaW5nPC9BdXRob3I+PFllYXI+MjAxMjwvWWVhcj48UmVj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</w:fldData>
        </w:fldChar>
      </w:r>
      <w:r w:rsidR="00FF7B11">
        <w:rPr>
          <w:rFonts w:ascii="Arial" w:hAnsi="Arial" w:cs="Arial"/>
          <w:sz w:val="22"/>
        </w:rPr>
        <w:instrText xml:space="preserve"> ADDIN EN.CITE.DATA </w:instrText>
      </w:r>
      <w:r w:rsidR="00FF7B11">
        <w:rPr>
          <w:rFonts w:ascii="Arial" w:hAnsi="Arial" w:cs="Arial"/>
          <w:sz w:val="22"/>
        </w:rPr>
      </w:r>
      <w:r w:rsidR="00FF7B11">
        <w:rPr>
          <w:rFonts w:ascii="Arial" w:hAnsi="Arial" w:cs="Arial"/>
          <w:sz w:val="22"/>
        </w:rPr>
        <w:fldChar w:fldCharType="end"/>
      </w:r>
      <w:r w:rsidR="001D7EFE">
        <w:rPr>
          <w:rFonts w:ascii="Arial" w:hAnsi="Arial" w:cs="Arial"/>
          <w:sz w:val="22"/>
        </w:rPr>
      </w:r>
      <w:r w:rsidR="001D7EFE">
        <w:rPr>
          <w:rFonts w:ascii="Arial" w:hAnsi="Arial" w:cs="Arial"/>
          <w:sz w:val="22"/>
        </w:rPr>
        <w:fldChar w:fldCharType="separate"/>
      </w:r>
      <w:r w:rsidR="00FF7B11">
        <w:rPr>
          <w:rFonts w:ascii="Arial" w:hAnsi="Arial" w:cs="Arial"/>
          <w:sz w:val="22"/>
        </w:rPr>
        <w:t>(34, 37-42)</w:t>
      </w:r>
      <w:r w:rsidR="001D7EFE">
        <w:rPr>
          <w:rFonts w:ascii="Arial" w:hAnsi="Arial" w:cs="Arial"/>
          <w:sz w:val="22"/>
        </w:rPr>
        <w:fldChar w:fldCharType="end"/>
      </w:r>
      <w:r w:rsidR="00FB4DBC">
        <w:rPr>
          <w:rFonts w:ascii="Arial" w:hAnsi="Arial" w:cs="Arial" w:hint="eastAsia"/>
          <w:sz w:val="22"/>
        </w:rPr>
        <w:t>.</w:t>
      </w:r>
    </w:p>
    <w:p w14:paraId="18370611" w14:textId="2DDE03EC" w:rsidR="005F0D4E" w:rsidRPr="009A496C" w:rsidRDefault="005F0D4E" w:rsidP="005F0D4E">
      <w:pPr>
        <w:pStyle w:val="3"/>
        <w:rPr>
          <w:rFonts w:cs="Arial"/>
        </w:rPr>
      </w:pPr>
      <w:r w:rsidRPr="003C7878">
        <w:rPr>
          <w:rFonts w:cs="Arial"/>
          <w:highlight w:val="yellow"/>
          <w:rPrChange w:id="776" w:author="Zhang Haikun" w:date="2019-12-19T20:03:00Z">
            <w:rPr>
              <w:rFonts w:cs="Arial"/>
            </w:rPr>
          </w:rPrChange>
        </w:rPr>
        <w:t xml:space="preserve">Calculation of average methylation level </w:t>
      </w:r>
      <w:del w:id="777" w:author="Zhang Haikun" w:date="2019-12-19T16:52:00Z">
        <w:r w:rsidRPr="003C7878" w:rsidDel="00DB0832">
          <w:rPr>
            <w:rFonts w:cs="Arial"/>
            <w:highlight w:val="yellow"/>
            <w:rPrChange w:id="778" w:author="Zhang Haikun" w:date="2019-12-19T20:03:00Z">
              <w:rPr>
                <w:rFonts w:cs="Arial"/>
              </w:rPr>
            </w:rPrChange>
          </w:rPr>
          <w:delText>within the 5kb of</w:delText>
        </w:r>
      </w:del>
      <w:ins w:id="779" w:author="Zhang Haikun" w:date="2019-12-19T16:52:00Z">
        <w:r w:rsidR="00DB0832" w:rsidRPr="003C7878">
          <w:rPr>
            <w:rFonts w:cs="Arial"/>
            <w:highlight w:val="yellow"/>
            <w:rPrChange w:id="780" w:author="Zhang Haikun" w:date="2019-12-19T20:03:00Z">
              <w:rPr>
                <w:rFonts w:cs="Arial"/>
              </w:rPr>
            </w:rPrChange>
          </w:rPr>
          <w:t>around</w:t>
        </w:r>
      </w:ins>
      <w:r w:rsidRPr="003C7878">
        <w:rPr>
          <w:rFonts w:cs="Arial"/>
          <w:highlight w:val="yellow"/>
          <w:rPrChange w:id="781" w:author="Zhang Haikun" w:date="2019-12-19T20:03:00Z">
            <w:rPr>
              <w:rFonts w:cs="Arial"/>
            </w:rPr>
          </w:rPrChange>
        </w:rPr>
        <w:t xml:space="preserve"> HBV integaration sites</w:t>
      </w:r>
      <w:del w:id="782" w:author="Zhang Haikun" w:date="2019-12-19T16:52:00Z">
        <w:r w:rsidRPr="003C7878" w:rsidDel="00DB0832">
          <w:rPr>
            <w:rFonts w:cs="Arial"/>
            <w:highlight w:val="yellow"/>
            <w:rPrChange w:id="783" w:author="Zhang Haikun" w:date="2019-12-19T20:03:00Z">
              <w:rPr>
                <w:rFonts w:cs="Arial"/>
              </w:rPr>
            </w:rPrChange>
          </w:rPr>
          <w:delText xml:space="preserve"> (Methyl</w:delText>
        </w:r>
        <w:r w:rsidRPr="003C7878" w:rsidDel="00DB0832">
          <w:rPr>
            <w:rFonts w:cs="Arial"/>
            <w:highlight w:val="yellow"/>
            <w:vertAlign w:val="subscript"/>
            <w:rPrChange w:id="784" w:author="Zhang Haikun" w:date="2019-12-19T20:03:00Z">
              <w:rPr>
                <w:rFonts w:cs="Arial"/>
                <w:vertAlign w:val="subscript"/>
              </w:rPr>
            </w:rPrChange>
          </w:rPr>
          <w:delText>HBV5k</w:delText>
        </w:r>
        <w:r w:rsidRPr="003C7878" w:rsidDel="00DB0832">
          <w:rPr>
            <w:rFonts w:cs="Arial"/>
            <w:highlight w:val="yellow"/>
            <w:rPrChange w:id="785" w:author="Zhang Haikun" w:date="2019-12-19T20:03:00Z">
              <w:rPr>
                <w:rFonts w:cs="Arial"/>
              </w:rPr>
            </w:rPrChange>
          </w:rPr>
          <w:delText>)</w:delText>
        </w:r>
      </w:del>
      <w:del w:id="786" w:author="Zhang Haikun" w:date="2019-12-19T16:49:00Z">
        <w:r w:rsidRPr="009A496C" w:rsidDel="00DB0832">
          <w:rPr>
            <w:rFonts w:cs="Arial"/>
          </w:rPr>
          <w:delText xml:space="preserve"> </w:delText>
        </w:r>
      </w:del>
    </w:p>
    <w:p w14:paraId="23FBD1C7" w14:textId="7365255F" w:rsidR="00DB0832" w:rsidRPr="003C7878" w:rsidRDefault="00DB0832" w:rsidP="00CD20D5">
      <w:pPr>
        <w:spacing w:before="240"/>
        <w:rPr>
          <w:ins w:id="787" w:author="Zhang Haikun" w:date="2019-12-19T18:21:00Z"/>
          <w:rFonts w:ascii="Arial" w:hAnsi="Arial" w:cs="Arial"/>
          <w:sz w:val="22"/>
          <w:highlight w:val="yellow"/>
          <w:rPrChange w:id="788" w:author="Zhang Haikun" w:date="2019-12-19T20:03:00Z">
            <w:rPr>
              <w:ins w:id="789" w:author="Zhang Haikun" w:date="2019-12-19T18:21:00Z"/>
              <w:rFonts w:ascii="Arial" w:hAnsi="Arial" w:cs="Arial"/>
              <w:sz w:val="22"/>
            </w:rPr>
          </w:rPrChange>
        </w:rPr>
      </w:pPr>
      <w:ins w:id="790" w:author="Zhang Haikun" w:date="2019-12-19T16:53:00Z">
        <w:r w:rsidRPr="003C7878">
          <w:rPr>
            <w:rFonts w:ascii="Arial" w:hAnsi="Arial" w:cs="Arial"/>
            <w:sz w:val="22"/>
            <w:highlight w:val="yellow"/>
            <w:rPrChange w:id="791" w:author="Zhang Haikun" w:date="2019-12-19T20:03:00Z">
              <w:rPr>
                <w:rFonts w:ascii="Arial" w:hAnsi="Arial" w:cs="Arial"/>
                <w:sz w:val="22"/>
              </w:rPr>
            </w:rPrChange>
          </w:rPr>
          <w:t>Average methylation level of the CpGs within the 100bp of the HBV integration sites (Methyl</w:t>
        </w:r>
        <w:r w:rsidRPr="003C7878">
          <w:rPr>
            <w:rFonts w:ascii="Arial" w:hAnsi="Arial" w:cs="Arial"/>
            <w:sz w:val="22"/>
            <w:highlight w:val="yellow"/>
            <w:vertAlign w:val="subscript"/>
            <w:rPrChange w:id="792" w:author="Zhang Haikun" w:date="2019-12-19T20:03:00Z">
              <w:rPr>
                <w:rFonts w:ascii="Arial" w:hAnsi="Arial" w:cs="Arial"/>
                <w:sz w:val="22"/>
                <w:vertAlign w:val="subscript"/>
              </w:rPr>
            </w:rPrChange>
          </w:rPr>
          <w:t>HBV</w:t>
        </w:r>
        <w:r w:rsidRPr="003C7878">
          <w:rPr>
            <w:rFonts w:ascii="Arial" w:hAnsi="Arial" w:cs="Arial"/>
            <w:sz w:val="22"/>
            <w:highlight w:val="yellow"/>
            <w:rPrChange w:id="793" w:author="Zhang Haikun" w:date="2019-12-19T20:03:00Z">
              <w:rPr>
                <w:rFonts w:ascii="Arial" w:hAnsi="Arial" w:cs="Arial"/>
                <w:sz w:val="22"/>
              </w:rPr>
            </w:rPrChange>
          </w:rPr>
          <w:t xml:space="preserve">) was determined in tissue samples. </w:t>
        </w:r>
      </w:ins>
      <w:ins w:id="794" w:author="Zhang Haikun" w:date="2019-12-19T16:54:00Z">
        <w:r w:rsidRPr="003C7878">
          <w:rPr>
            <w:rFonts w:ascii="Arial" w:hAnsi="Arial" w:cs="Arial"/>
            <w:sz w:val="22"/>
            <w:highlight w:val="yellow"/>
            <w:rPrChange w:id="795" w:author="Zhang Haikun" w:date="2019-12-19T20:03:00Z">
              <w:rPr>
                <w:rFonts w:ascii="Arial" w:hAnsi="Arial" w:cs="Arial"/>
                <w:sz w:val="22"/>
              </w:rPr>
            </w:rPrChange>
          </w:rPr>
          <w:t>All the CpGs with depth over 1 read were extracted.</w:t>
        </w:r>
      </w:ins>
      <w:ins w:id="796" w:author="Zhang Haikun" w:date="2019-12-19T16:55:00Z">
        <w:r w:rsidRPr="003C7878">
          <w:rPr>
            <w:rFonts w:ascii="Arial" w:hAnsi="Arial" w:cs="Arial"/>
            <w:sz w:val="22"/>
            <w:highlight w:val="yellow"/>
            <w:rPrChange w:id="797" w:author="Zhang Haikun" w:date="2019-12-19T20:03:00Z">
              <w:rPr>
                <w:rFonts w:ascii="Arial" w:hAnsi="Arial" w:cs="Arial"/>
                <w:sz w:val="22"/>
              </w:rPr>
            </w:rPrChange>
          </w:rPr>
          <w:t xml:space="preserve"> The average methylation level within the 100bp upstream or downstream of HBV integration sites (Methyl</w:t>
        </w:r>
        <w:r w:rsidRPr="003C7878">
          <w:rPr>
            <w:rFonts w:ascii="Arial" w:hAnsi="Arial" w:cs="Arial"/>
            <w:sz w:val="22"/>
            <w:highlight w:val="yellow"/>
            <w:vertAlign w:val="subscript"/>
            <w:rPrChange w:id="798" w:author="Zhang Haikun" w:date="2019-12-19T20:03:00Z">
              <w:rPr>
                <w:rFonts w:ascii="Arial" w:hAnsi="Arial" w:cs="Arial"/>
                <w:sz w:val="22"/>
                <w:vertAlign w:val="subscript"/>
              </w:rPr>
            </w:rPrChange>
          </w:rPr>
          <w:t>HBV</w:t>
        </w:r>
        <w:r w:rsidRPr="003C7878">
          <w:rPr>
            <w:rFonts w:ascii="Arial" w:hAnsi="Arial" w:cs="Arial"/>
            <w:sz w:val="22"/>
            <w:highlight w:val="yellow"/>
            <w:rPrChange w:id="799" w:author="Zhang Haikun" w:date="2019-12-19T20:03:00Z">
              <w:rPr>
                <w:rFonts w:ascii="Arial" w:hAnsi="Arial" w:cs="Arial"/>
                <w:sz w:val="22"/>
              </w:rPr>
            </w:rPrChange>
          </w:rPr>
          <w:t>) was included in all the CpGs with depth over 1 read. This value was calculated as the number of the total number of methylated cytosines divided by the number of total cytosines within the 100bp of the HBV integration sites.</w:t>
        </w:r>
      </w:ins>
    </w:p>
    <w:p w14:paraId="0A5797EA" w14:textId="2958AC08" w:rsidR="00223FC0" w:rsidRPr="003C7878" w:rsidRDefault="00223FC0" w:rsidP="00CD20D5">
      <w:pPr>
        <w:spacing w:before="240"/>
        <w:rPr>
          <w:ins w:id="800" w:author="Zhang Haikun" w:date="2019-12-19T16:53:00Z"/>
          <w:rFonts w:ascii="Arial" w:hAnsi="Arial" w:cs="Arial"/>
          <w:color w:val="000000" w:themeColor="text1"/>
          <w:sz w:val="22"/>
          <w:highlight w:val="yellow"/>
          <w:rPrChange w:id="801" w:author="Zhang Haikun" w:date="2019-12-19T20:03:00Z">
            <w:rPr>
              <w:ins w:id="802" w:author="Zhang Haikun" w:date="2019-12-19T16:53:00Z"/>
              <w:rFonts w:ascii="Arial" w:hAnsi="Arial" w:cs="Arial"/>
              <w:color w:val="000000" w:themeColor="text1"/>
              <w:sz w:val="22"/>
              <w:highlight w:val="green"/>
            </w:rPr>
          </w:rPrChange>
        </w:rPr>
      </w:pPr>
      <w:ins w:id="803" w:author="Zhang Haikun" w:date="2019-12-19T18:21:00Z">
        <w:r w:rsidRPr="003C7878">
          <w:rPr>
            <w:rFonts w:ascii="Arial" w:hAnsi="Arial" w:cs="Arial"/>
            <w:color w:val="000000" w:themeColor="text1"/>
            <w:sz w:val="22"/>
            <w:highlight w:val="yellow"/>
            <w:rPrChange w:id="804" w:author="Zhang Haikun" w:date="2019-12-19T20:03:00Z">
              <w:rPr>
                <w:rFonts w:ascii="Arial" w:hAnsi="Arial" w:cs="Arial"/>
                <w:color w:val="000000" w:themeColor="text1"/>
                <w:sz w:val="22"/>
              </w:rPr>
            </w:rPrChange>
          </w:rPr>
          <w:t>Long-range methylation around HBV integaration sites (Methyl</w:t>
        </w:r>
        <w:r w:rsidRPr="003C7878">
          <w:rPr>
            <w:rFonts w:ascii="Arial" w:hAnsi="Arial" w:cs="Arial"/>
            <w:color w:val="000000" w:themeColor="text1"/>
            <w:sz w:val="22"/>
            <w:highlight w:val="yellow"/>
            <w:vertAlign w:val="subscript"/>
            <w:rPrChange w:id="805" w:author="Zhang Haikun" w:date="2019-12-19T20:03:00Z">
              <w:rPr>
                <w:rFonts w:ascii="Arial" w:hAnsi="Arial" w:cs="Arial"/>
                <w:color w:val="000000" w:themeColor="text1"/>
                <w:sz w:val="22"/>
                <w:vertAlign w:val="subscript"/>
              </w:rPr>
            </w:rPrChange>
          </w:rPr>
          <w:t>HBV5K</w:t>
        </w:r>
        <w:r w:rsidRPr="003C7878">
          <w:rPr>
            <w:rFonts w:ascii="Arial" w:hAnsi="Arial" w:cs="Arial"/>
            <w:color w:val="000000" w:themeColor="text1"/>
            <w:sz w:val="22"/>
            <w:highlight w:val="yellow"/>
            <w:rPrChange w:id="806" w:author="Zhang Haikun" w:date="2019-12-19T20:03:00Z">
              <w:rPr>
                <w:rFonts w:ascii="Arial" w:hAnsi="Arial" w:cs="Arial"/>
                <w:color w:val="000000" w:themeColor="text1"/>
                <w:sz w:val="22"/>
              </w:rPr>
            </w:rPrChange>
          </w:rPr>
          <w:t xml:space="preserve">) </w:t>
        </w:r>
      </w:ins>
      <w:ins w:id="807" w:author="Zhang Haikun" w:date="2019-12-19T18:23:00Z">
        <w:r w:rsidRPr="003C7878">
          <w:rPr>
            <w:rFonts w:ascii="Arial" w:hAnsi="Arial" w:cs="Arial"/>
            <w:sz w:val="22"/>
            <w:highlight w:val="yellow"/>
            <w:rPrChange w:id="808" w:author="Zhang Haikun" w:date="2019-12-19T20:03:00Z">
              <w:rPr>
                <w:rFonts w:ascii="Arial" w:hAnsi="Arial" w:cs="Arial"/>
                <w:sz w:val="22"/>
              </w:rPr>
            </w:rPrChange>
          </w:rPr>
          <w:t xml:space="preserve">was defined </w:t>
        </w:r>
      </w:ins>
      <w:ins w:id="809" w:author="Zhang Haikun" w:date="2019-12-19T18:24:00Z">
        <w:r w:rsidRPr="003C7878">
          <w:rPr>
            <w:rFonts w:ascii="Arial" w:hAnsi="Arial" w:cs="Arial"/>
            <w:sz w:val="22"/>
            <w:highlight w:val="yellow"/>
            <w:rPrChange w:id="810" w:author="Zhang Haikun" w:date="2019-12-19T20:03:00Z">
              <w:rPr>
                <w:rFonts w:ascii="Arial" w:hAnsi="Arial" w:cs="Arial"/>
                <w:sz w:val="22"/>
              </w:rPr>
            </w:rPrChange>
          </w:rPr>
          <w:t>as t</w:t>
        </w:r>
        <w:r w:rsidRPr="003C7878">
          <w:rPr>
            <w:rFonts w:ascii="Arial" w:hAnsi="Arial" w:cs="Arial"/>
            <w:color w:val="000000" w:themeColor="text1"/>
            <w:sz w:val="22"/>
            <w:highlight w:val="yellow"/>
            <w:rPrChange w:id="811" w:author="Zhang Haikun" w:date="2019-12-19T20:03:00Z">
              <w:rPr>
                <w:rFonts w:ascii="Arial" w:hAnsi="Arial" w:cs="Arial"/>
                <w:color w:val="000000" w:themeColor="text1"/>
                <w:sz w:val="22"/>
              </w:rPr>
            </w:rPrChange>
          </w:rPr>
          <w:t xml:space="preserve">he average methylation level of the CpGs within the 5kb of the reported HBV integration sites, calculating </w:t>
        </w:r>
      </w:ins>
      <w:ins w:id="812" w:author="Zhang Haikun" w:date="2019-12-19T18:25:00Z">
        <w:r w:rsidRPr="003C7878">
          <w:rPr>
            <w:rFonts w:ascii="Arial" w:hAnsi="Arial" w:cs="Arial"/>
            <w:sz w:val="22"/>
            <w:highlight w:val="yellow"/>
            <w:rPrChange w:id="813" w:author="Zhang Haikun" w:date="2019-12-19T20:03:00Z">
              <w:rPr>
                <w:rFonts w:ascii="Arial" w:hAnsi="Arial" w:cs="Arial"/>
                <w:sz w:val="22"/>
              </w:rPr>
            </w:rPrChange>
          </w:rPr>
          <w:t>as the number of the total number of methylated cytosines divided by the number of total cytosines within the 5kb of the HBV integration. sites.</w:t>
        </w:r>
      </w:ins>
    </w:p>
    <w:p w14:paraId="59EDF41D" w14:textId="10503489" w:rsidR="002D67FD" w:rsidDel="00DB0832" w:rsidRDefault="005F0D4E" w:rsidP="00CD20D5">
      <w:pPr>
        <w:spacing w:before="240"/>
        <w:rPr>
          <w:del w:id="814" w:author="Zhang Haikun" w:date="2019-12-19T16:56:00Z"/>
          <w:rFonts w:ascii="Arial" w:hAnsi="Arial" w:cs="Arial"/>
          <w:sz w:val="22"/>
        </w:rPr>
      </w:pPr>
      <w:del w:id="815" w:author="Zhang Haikun" w:date="2019-12-19T16:56:00Z">
        <w:r w:rsidRPr="009A496C" w:rsidDel="00DB0832">
          <w:rPr>
            <w:rFonts w:ascii="Arial" w:hAnsi="Arial" w:cs="Arial"/>
            <w:sz w:val="22"/>
          </w:rPr>
          <w:delText xml:space="preserve">Average methylation level of the CpGs within the </w:delText>
        </w:r>
        <w:r w:rsidDel="00DB0832">
          <w:rPr>
            <w:rFonts w:ascii="Arial" w:hAnsi="Arial" w:cs="Arial"/>
            <w:sz w:val="22"/>
          </w:rPr>
          <w:delText>5kb</w:delText>
        </w:r>
        <w:r w:rsidRPr="009A496C" w:rsidDel="00DB0832">
          <w:rPr>
            <w:rFonts w:ascii="Arial" w:hAnsi="Arial" w:cs="Arial"/>
            <w:sz w:val="22"/>
          </w:rPr>
          <w:delText xml:space="preserve"> of the HBV integration sites (Methyl</w:delText>
        </w:r>
        <w:r w:rsidRPr="009A496C" w:rsidDel="00DB0832">
          <w:rPr>
            <w:rFonts w:ascii="Arial" w:hAnsi="Arial" w:cs="Arial"/>
            <w:sz w:val="22"/>
            <w:vertAlign w:val="subscript"/>
          </w:rPr>
          <w:delText>HBV</w:delText>
        </w:r>
        <w:r w:rsidDel="00DB0832">
          <w:rPr>
            <w:rFonts w:ascii="Arial" w:hAnsi="Arial" w:cs="Arial"/>
            <w:sz w:val="22"/>
            <w:vertAlign w:val="subscript"/>
          </w:rPr>
          <w:delText>5k</w:delText>
        </w:r>
        <w:r w:rsidRPr="009A496C" w:rsidDel="00DB0832">
          <w:rPr>
            <w:rFonts w:ascii="Arial" w:hAnsi="Arial" w:cs="Arial"/>
            <w:sz w:val="22"/>
          </w:rPr>
          <w:delText xml:space="preserve">) was determined. For </w:delText>
        </w:r>
        <w:r w:rsidR="002D67FD" w:rsidDel="00DB0832">
          <w:rPr>
            <w:rFonts w:ascii="Arial" w:hAnsi="Arial" w:cs="Arial"/>
            <w:sz w:val="22"/>
          </w:rPr>
          <w:delText>the solid tumor</w:delText>
        </w:r>
        <w:r w:rsidR="002D67FD" w:rsidRPr="009A496C" w:rsidDel="00DB0832">
          <w:rPr>
            <w:rFonts w:ascii="Arial" w:hAnsi="Arial" w:cs="Arial"/>
            <w:sz w:val="22"/>
          </w:rPr>
          <w:delText xml:space="preserve"> </w:delText>
        </w:r>
        <w:r w:rsidRPr="009A496C" w:rsidDel="00DB0832">
          <w:rPr>
            <w:rFonts w:ascii="Arial" w:hAnsi="Arial" w:cs="Arial"/>
            <w:sz w:val="22"/>
          </w:rPr>
          <w:delText>sample</w:delText>
        </w:r>
        <w:r w:rsidR="002D67FD" w:rsidDel="00DB0832">
          <w:rPr>
            <w:rFonts w:ascii="Arial" w:hAnsi="Arial" w:cs="Arial"/>
            <w:sz w:val="22"/>
          </w:rPr>
          <w:delText>s</w:delText>
        </w:r>
        <w:r w:rsidRPr="009A496C" w:rsidDel="00DB0832">
          <w:rPr>
            <w:rFonts w:ascii="Arial" w:hAnsi="Arial" w:cs="Arial"/>
            <w:sz w:val="22"/>
          </w:rPr>
          <w:delText xml:space="preserve">, all the CpGs with depth over 1 read were extracted. The average methylation level within the </w:delText>
        </w:r>
        <w:r w:rsidDel="00DB0832">
          <w:rPr>
            <w:rFonts w:ascii="Arial" w:hAnsi="Arial" w:cs="Arial"/>
            <w:sz w:val="22"/>
          </w:rPr>
          <w:delText>5</w:delText>
        </w:r>
        <w:r w:rsidRPr="009A496C" w:rsidDel="00DB0832">
          <w:rPr>
            <w:rFonts w:ascii="Arial" w:hAnsi="Arial" w:cs="Arial"/>
            <w:sz w:val="22"/>
          </w:rPr>
          <w:delText xml:space="preserve"> </w:delText>
        </w:r>
        <w:r w:rsidDel="00DB0832">
          <w:rPr>
            <w:rFonts w:ascii="Arial" w:hAnsi="Arial" w:cs="Arial"/>
            <w:sz w:val="22"/>
          </w:rPr>
          <w:delText>k</w:delText>
        </w:r>
        <w:r w:rsidRPr="009A496C" w:rsidDel="00DB0832">
          <w:rPr>
            <w:rFonts w:ascii="Arial" w:hAnsi="Arial" w:cs="Arial"/>
            <w:sz w:val="22"/>
          </w:rPr>
          <w:delText>bp upstream or downstream of HBV integration sites (Methyl</w:delText>
        </w:r>
        <w:r w:rsidRPr="009A496C" w:rsidDel="00DB0832">
          <w:rPr>
            <w:rFonts w:ascii="Arial" w:hAnsi="Arial" w:cs="Arial"/>
            <w:sz w:val="22"/>
            <w:vertAlign w:val="subscript"/>
          </w:rPr>
          <w:delText>HBV</w:delText>
        </w:r>
        <w:r w:rsidDel="00DB0832">
          <w:rPr>
            <w:rFonts w:ascii="Arial" w:hAnsi="Arial" w:cs="Arial"/>
            <w:sz w:val="22"/>
            <w:vertAlign w:val="subscript"/>
          </w:rPr>
          <w:delText>5k</w:delText>
        </w:r>
        <w:r w:rsidRPr="009A496C" w:rsidDel="00DB0832">
          <w:rPr>
            <w:rFonts w:ascii="Arial" w:hAnsi="Arial" w:cs="Arial"/>
            <w:sz w:val="22"/>
          </w:rPr>
          <w:delText xml:space="preserve">) was included in all the CpGs with depth over 1 read. This value was calculated as the number of the total number of methylated cytosines divided by the number of total cytosines within the </w:delText>
        </w:r>
        <w:r w:rsidDel="00DB0832">
          <w:rPr>
            <w:rFonts w:ascii="Arial" w:hAnsi="Arial" w:cs="Arial"/>
            <w:sz w:val="22"/>
          </w:rPr>
          <w:delText>5kb</w:delText>
        </w:r>
        <w:r w:rsidRPr="009A496C" w:rsidDel="00DB0832">
          <w:rPr>
            <w:rFonts w:ascii="Arial" w:hAnsi="Arial" w:cs="Arial"/>
            <w:sz w:val="22"/>
          </w:rPr>
          <w:delText xml:space="preserve"> of the HBV integration sites.</w:delText>
        </w:r>
        <w:r w:rsidR="002D67FD" w:rsidDel="00DB0832">
          <w:rPr>
            <w:rFonts w:ascii="Arial" w:hAnsi="Arial" w:cs="Arial"/>
            <w:sz w:val="22"/>
          </w:rPr>
          <w:delText xml:space="preserve"> </w:delText>
        </w:r>
      </w:del>
    </w:p>
    <w:p w14:paraId="243FA9B9" w14:textId="5811FDD1" w:rsidR="002D67FD" w:rsidRPr="00CD20D5" w:rsidDel="00A86E7B" w:rsidRDefault="002F680A" w:rsidP="00CD20D5">
      <w:pPr>
        <w:spacing w:before="240"/>
        <w:rPr>
          <w:moveFrom w:id="816" w:author="Zhang Haikun" w:date="2019-12-19T12:41:00Z"/>
          <w:rFonts w:ascii="Arial" w:hAnsi="Arial" w:cs="Arial"/>
          <w:sz w:val="22"/>
        </w:rPr>
      </w:pPr>
      <w:moveFromRangeStart w:id="817" w:author="Zhang Haikun" w:date="2019-12-19T12:41:00Z" w:name="move27651687"/>
      <w:moveFrom w:id="818" w:author="Zhang Haikun" w:date="2019-12-19T12:41:00Z">
        <w:r w:rsidDel="00A86E7B">
          <w:rPr>
            <w:rFonts w:ascii="Arial" w:hAnsi="Arial" w:cs="Arial"/>
            <w:color w:val="000000" w:themeColor="text1"/>
            <w:sz w:val="22"/>
            <w:highlight w:val="cyan"/>
          </w:rPr>
          <w:t xml:space="preserve">In order to support </w:t>
        </w:r>
        <w:r w:rsidRPr="009A496C" w:rsidDel="00A86E7B">
          <w:rPr>
            <w:rFonts w:cs="Arial"/>
          </w:rPr>
          <w:t>Methyl</w:t>
        </w:r>
        <w:r w:rsidRPr="009A496C" w:rsidDel="00A86E7B">
          <w:rPr>
            <w:rFonts w:cs="Arial"/>
            <w:vertAlign w:val="subscript"/>
          </w:rPr>
          <w:t>HBV</w:t>
        </w:r>
        <w:r w:rsidDel="00A86E7B">
          <w:rPr>
            <w:rFonts w:cs="Arial"/>
            <w:vertAlign w:val="subscript"/>
          </w:rPr>
          <w:t xml:space="preserve">5k </w:t>
        </w:r>
        <w:r w:rsidDel="00A86E7B">
          <w:rPr>
            <w:rFonts w:ascii="Arial" w:hAnsi="Arial" w:cs="Arial"/>
            <w:color w:val="000000" w:themeColor="text1"/>
            <w:sz w:val="22"/>
            <w:highlight w:val="cyan"/>
          </w:rPr>
          <w:t>have consistent performance in low-pass WGBS data and to</w:t>
        </w:r>
        <w:r w:rsidR="002D67FD" w:rsidRPr="00936ED5" w:rsidDel="00A86E7B">
          <w:rPr>
            <w:rFonts w:ascii="Arial" w:hAnsi="Arial" w:cs="Arial"/>
            <w:color w:val="000000" w:themeColor="text1"/>
            <w:sz w:val="22"/>
            <w:highlight w:val="cyan"/>
          </w:rPr>
          <w:t xml:space="preserve"> solve the minor release of cfDNA and the lower sensitity in early stage HCC, we</w:t>
        </w:r>
        <w:r w:rsidR="002D67FD" w:rsidDel="00A86E7B">
          <w:rPr>
            <w:rFonts w:ascii="Arial" w:hAnsi="Arial" w:cs="Arial"/>
            <w:color w:val="000000" w:themeColor="text1"/>
            <w:sz w:val="22"/>
            <w:highlight w:val="cyan"/>
          </w:rPr>
          <w:t xml:space="preserve"> screened for</w:t>
        </w:r>
        <w:r w:rsidR="002D67FD" w:rsidRPr="00936ED5" w:rsidDel="00A86E7B">
          <w:rPr>
            <w:rFonts w:ascii="Arial" w:hAnsi="Arial" w:cs="Arial"/>
            <w:color w:val="000000" w:themeColor="text1"/>
            <w:sz w:val="22"/>
            <w:highlight w:val="cyan"/>
          </w:rPr>
          <w:t xml:space="preserve"> </w:t>
        </w:r>
        <w:r w:rsidR="002D67FD" w:rsidDel="00A86E7B">
          <w:rPr>
            <w:rFonts w:ascii="Arial" w:hAnsi="Arial" w:cs="Arial"/>
            <w:color w:val="000000" w:themeColor="text1"/>
            <w:sz w:val="22"/>
            <w:highlight w:val="cyan"/>
          </w:rPr>
          <w:t>candidate</w:t>
        </w:r>
        <w:r w:rsidR="002D67FD" w:rsidRPr="00936ED5" w:rsidDel="00A86E7B">
          <w:rPr>
            <w:rFonts w:ascii="Arial" w:hAnsi="Arial" w:cs="Arial"/>
            <w:color w:val="000000" w:themeColor="text1"/>
            <w:sz w:val="22"/>
            <w:highlight w:val="cyan"/>
          </w:rPr>
          <w:t xml:space="preserve"> hypo-methylated regions around HBV integration sites.</w:t>
        </w:r>
        <w:r w:rsidR="002D67FD" w:rsidRPr="00936ED5" w:rsidDel="00A86E7B">
          <w:rPr>
            <w:rFonts w:ascii="Arial" w:hAnsi="Arial" w:cs="Arial"/>
            <w:color w:val="000000" w:themeColor="text1"/>
            <w:sz w:val="22"/>
            <w:highlight w:val="yellow"/>
          </w:rPr>
          <w:t xml:space="preserve"> Th</w:t>
        </w:r>
        <w:r w:rsidR="002D67FD" w:rsidDel="00A86E7B">
          <w:rPr>
            <w:rFonts w:ascii="Arial" w:hAnsi="Arial" w:cs="Arial"/>
            <w:color w:val="000000" w:themeColor="text1"/>
            <w:sz w:val="22"/>
            <w:highlight w:val="yellow"/>
          </w:rPr>
          <w:t>ese</w:t>
        </w:r>
        <w:r w:rsidR="002D67FD" w:rsidRPr="00936ED5" w:rsidDel="00A86E7B">
          <w:rPr>
            <w:rFonts w:ascii="Arial" w:hAnsi="Arial" w:cs="Arial"/>
            <w:color w:val="000000" w:themeColor="text1"/>
            <w:sz w:val="22"/>
            <w:highlight w:val="yellow"/>
          </w:rPr>
          <w:t xml:space="preserve"> regions should be long enough to be constantly detected at low-pass WGBS and could be suitable as markers of early stage HCC.</w:t>
        </w:r>
        <w:r w:rsidR="002D67FD" w:rsidDel="00A86E7B">
          <w:rPr>
            <w:rFonts w:ascii="Arial" w:hAnsi="Arial" w:cs="Arial"/>
            <w:color w:val="000000" w:themeColor="text1"/>
            <w:sz w:val="22"/>
          </w:rPr>
          <w:t xml:space="preserve"> F</w:t>
        </w:r>
        <w:r w:rsidR="002D67FD" w:rsidRPr="00986424" w:rsidDel="00A86E7B">
          <w:rPr>
            <w:rFonts w:ascii="Arial" w:hAnsi="Arial" w:cs="Arial"/>
            <w:color w:val="000000" w:themeColor="text1"/>
            <w:sz w:val="22"/>
          </w:rPr>
          <w:t>or 6</w:t>
        </w:r>
        <w:r w:rsidR="002D67FD" w:rsidDel="00A86E7B">
          <w:rPr>
            <w:rFonts w:ascii="Arial" w:hAnsi="Arial" w:cs="Arial"/>
            <w:color w:val="000000" w:themeColor="text1"/>
            <w:sz w:val="22"/>
          </w:rPr>
          <w:t>,</w:t>
        </w:r>
        <w:r w:rsidR="002D67FD" w:rsidRPr="00986424" w:rsidDel="00A86E7B">
          <w:rPr>
            <w:rFonts w:ascii="Arial" w:hAnsi="Arial" w:cs="Arial"/>
            <w:color w:val="000000" w:themeColor="text1"/>
            <w:sz w:val="22"/>
          </w:rPr>
          <w:t>072</w:t>
        </w:r>
        <w:r w:rsidR="002D67FD" w:rsidDel="00A86E7B">
          <w:rPr>
            <w:rFonts w:ascii="Arial" w:hAnsi="Arial" w:cs="Arial"/>
            <w:color w:val="000000" w:themeColor="text1"/>
            <w:sz w:val="22"/>
          </w:rPr>
          <w:t xml:space="preserve"> reported</w:t>
        </w:r>
        <w:r w:rsidR="002D67FD" w:rsidRPr="00986424" w:rsidDel="00A86E7B">
          <w:rPr>
            <w:rFonts w:ascii="Arial" w:hAnsi="Arial" w:cs="Arial"/>
            <w:color w:val="000000" w:themeColor="text1"/>
            <w:sz w:val="22"/>
          </w:rPr>
          <w:t xml:space="preserve"> HBV integration sites, we first obtained 3</w:t>
        </w:r>
        <w:r w:rsidR="002D67FD" w:rsidDel="00A86E7B">
          <w:rPr>
            <w:rFonts w:ascii="Arial" w:hAnsi="Arial" w:cs="Arial"/>
            <w:color w:val="000000" w:themeColor="text1"/>
            <w:sz w:val="22"/>
          </w:rPr>
          <w:t>,</w:t>
        </w:r>
        <w:r w:rsidR="002D67FD" w:rsidRPr="00986424" w:rsidDel="00A86E7B">
          <w:rPr>
            <w:rFonts w:ascii="Arial" w:hAnsi="Arial" w:cs="Arial"/>
            <w:color w:val="000000" w:themeColor="text1"/>
            <w:sz w:val="22"/>
          </w:rPr>
          <w:t xml:space="preserve">083 </w:t>
        </w:r>
        <w:r w:rsidR="002D67FD" w:rsidDel="00A86E7B">
          <w:rPr>
            <w:rFonts w:ascii="Arial" w:hAnsi="Arial" w:cs="Arial"/>
            <w:color w:val="000000" w:themeColor="text1"/>
            <w:sz w:val="22"/>
          </w:rPr>
          <w:t>one</w:t>
        </w:r>
        <w:r w:rsidR="002D67FD" w:rsidRPr="00986424" w:rsidDel="00A86E7B">
          <w:rPr>
            <w:rFonts w:ascii="Arial" w:hAnsi="Arial" w:cs="Arial"/>
            <w:color w:val="000000" w:themeColor="text1"/>
            <w:sz w:val="22"/>
          </w:rPr>
          <w:t xml:space="preserve"> with </w:t>
        </w:r>
        <w:r w:rsidR="002D67FD" w:rsidDel="00A86E7B">
          <w:rPr>
            <w:rFonts w:ascii="Arial" w:hAnsi="Arial" w:cs="Arial"/>
            <w:color w:val="000000" w:themeColor="text1"/>
            <w:sz w:val="22"/>
          </w:rPr>
          <w:t xml:space="preserve">sequening reads more </w:t>
        </w:r>
        <w:r w:rsidR="002D67FD" w:rsidRPr="00986424" w:rsidDel="00A86E7B">
          <w:rPr>
            <w:rFonts w:ascii="Arial" w:hAnsi="Arial" w:cs="Arial"/>
            <w:color w:val="000000" w:themeColor="text1"/>
            <w:sz w:val="22"/>
          </w:rPr>
          <w:t>than 10</w:t>
        </w:r>
        <w:r w:rsidR="002D67FD" w:rsidDel="00A86E7B">
          <w:rPr>
            <w:rFonts w:ascii="Arial" w:hAnsi="Arial" w:cs="Arial"/>
            <w:color w:val="000000" w:themeColor="text1"/>
            <w:sz w:val="22"/>
          </w:rPr>
          <w:t xml:space="preserve"> within 5K flanking regions</w:t>
        </w:r>
        <w:r w:rsidR="002D67FD" w:rsidRPr="00986424" w:rsidDel="00A86E7B">
          <w:rPr>
            <w:rFonts w:ascii="Arial" w:hAnsi="Arial" w:cs="Arial"/>
            <w:color w:val="000000" w:themeColor="text1"/>
            <w:sz w:val="22"/>
          </w:rPr>
          <w:t xml:space="preserve"> in all the 54 samples</w:t>
        </w:r>
        <w:r w:rsidR="002D67FD" w:rsidDel="00A86E7B">
          <w:rPr>
            <w:rFonts w:ascii="Arial" w:hAnsi="Arial" w:cs="Arial"/>
            <w:color w:val="000000" w:themeColor="text1"/>
            <w:sz w:val="22"/>
          </w:rPr>
          <w:t>, which were</w:t>
        </w:r>
        <w:r w:rsidR="002D67FD" w:rsidRPr="00936ED5" w:rsidDel="00A86E7B">
          <w:rPr>
            <w:rFonts w:ascii="Arial" w:hAnsi="Arial" w:cs="Arial"/>
            <w:color w:val="000000" w:themeColor="text1"/>
            <w:sz w:val="22"/>
            <w:highlight w:val="yellow"/>
          </w:rPr>
          <w:t xml:space="preserve"> stable detected at low-pass sequencing.</w:t>
        </w:r>
        <w:r w:rsidR="002D67FD" w:rsidRPr="00986424" w:rsidDel="00A86E7B">
          <w:rPr>
            <w:rFonts w:ascii="Arial" w:hAnsi="Arial" w:cs="Arial"/>
            <w:color w:val="000000" w:themeColor="text1"/>
            <w:sz w:val="22"/>
          </w:rPr>
          <w:t xml:space="preserve"> </w:t>
        </w:r>
        <w:r w:rsidR="002D67FD" w:rsidRPr="00936ED5" w:rsidDel="00A86E7B">
          <w:rPr>
            <w:rFonts w:ascii="Arial" w:hAnsi="Arial" w:cs="Arial"/>
            <w:color w:val="000000" w:themeColor="text1"/>
            <w:sz w:val="22"/>
            <w:highlight w:val="yellow"/>
          </w:rPr>
          <w:t xml:space="preserve">Then we merged </w:t>
        </w:r>
        <w:r w:rsidR="002D67FD" w:rsidDel="00A86E7B">
          <w:rPr>
            <w:rFonts w:ascii="Arial" w:hAnsi="Arial" w:cs="Arial"/>
            <w:color w:val="000000" w:themeColor="text1"/>
            <w:sz w:val="22"/>
            <w:highlight w:val="yellow"/>
          </w:rPr>
          <w:t>two neighbor sites with their flanking regions into o</w:t>
        </w:r>
        <w:r w:rsidR="002D67FD" w:rsidRPr="00936ED5" w:rsidDel="00A86E7B">
          <w:rPr>
            <w:rFonts w:ascii="Arial" w:hAnsi="Arial" w:cs="Arial"/>
            <w:color w:val="000000" w:themeColor="text1"/>
            <w:sz w:val="22"/>
            <w:highlight w:val="yellow"/>
          </w:rPr>
          <w:t>ne larger region</w:t>
        </w:r>
        <w:r w:rsidR="002D67FD" w:rsidDel="00A86E7B">
          <w:rPr>
            <w:rFonts w:ascii="Arial" w:hAnsi="Arial" w:cs="Arial"/>
            <w:color w:val="000000" w:themeColor="text1"/>
            <w:sz w:val="22"/>
            <w:highlight w:val="yellow"/>
          </w:rPr>
          <w:t xml:space="preserve"> if their </w:t>
        </w:r>
        <w:r w:rsidR="002D67FD" w:rsidRPr="00936ED5" w:rsidDel="00A86E7B">
          <w:rPr>
            <w:rFonts w:ascii="Arial" w:hAnsi="Arial" w:cs="Arial"/>
            <w:color w:val="000000" w:themeColor="text1"/>
            <w:sz w:val="22"/>
            <w:highlight w:val="yellow"/>
          </w:rPr>
          <w:t xml:space="preserve">distance </w:t>
        </w:r>
        <w:r w:rsidR="002D67FD" w:rsidDel="00A86E7B">
          <w:rPr>
            <w:rFonts w:ascii="Arial" w:hAnsi="Arial" w:cs="Arial"/>
            <w:color w:val="000000" w:themeColor="text1"/>
            <w:sz w:val="22"/>
            <w:highlight w:val="yellow"/>
          </w:rPr>
          <w:t>was less t</w:t>
        </w:r>
        <w:r w:rsidR="002D67FD" w:rsidRPr="00936ED5" w:rsidDel="00A86E7B">
          <w:rPr>
            <w:rFonts w:ascii="Arial" w:hAnsi="Arial" w:cs="Arial"/>
            <w:color w:val="000000" w:themeColor="text1"/>
            <w:sz w:val="22"/>
            <w:highlight w:val="yellow"/>
          </w:rPr>
          <w:t xml:space="preserve">han 1Mb. </w:t>
        </w:r>
        <w:r w:rsidR="002D67FD" w:rsidDel="00A86E7B">
          <w:rPr>
            <w:rFonts w:ascii="Arial" w:hAnsi="Arial" w:cs="Arial"/>
            <w:color w:val="000000" w:themeColor="text1"/>
            <w:sz w:val="22"/>
            <w:highlight w:val="yellow"/>
          </w:rPr>
          <w:t xml:space="preserve">At last, </w:t>
        </w:r>
        <w:r w:rsidR="002D67FD" w:rsidRPr="00936ED5" w:rsidDel="00A86E7B">
          <w:rPr>
            <w:rFonts w:ascii="Arial" w:hAnsi="Arial" w:cs="Arial"/>
            <w:color w:val="000000" w:themeColor="text1"/>
            <w:sz w:val="22"/>
            <w:highlight w:val="yellow"/>
          </w:rPr>
          <w:t>We</w:t>
        </w:r>
        <w:r w:rsidR="002D67FD" w:rsidDel="00A86E7B">
          <w:rPr>
            <w:rFonts w:ascii="Arial" w:hAnsi="Arial" w:cs="Arial"/>
            <w:color w:val="000000" w:themeColor="text1"/>
            <w:sz w:val="22"/>
            <w:highlight w:val="yellow"/>
          </w:rPr>
          <w:t xml:space="preserve"> obtained </w:t>
        </w:r>
        <w:r w:rsidR="002D67FD" w:rsidRPr="00936ED5" w:rsidDel="00A86E7B">
          <w:rPr>
            <w:rFonts w:ascii="Arial" w:hAnsi="Arial" w:cs="Arial"/>
            <w:color w:val="000000" w:themeColor="text1"/>
            <w:sz w:val="22"/>
            <w:highlight w:val="yellow"/>
          </w:rPr>
          <w:t>144 candidate merged regions larger than 1Mb.</w:t>
        </w:r>
      </w:moveFrom>
    </w:p>
    <w:moveFromRangeEnd w:id="817"/>
    <w:p w14:paraId="71FAD8CB" w14:textId="096758C8" w:rsidR="00490D13" w:rsidRDefault="00490D13">
      <w:pPr>
        <w:pStyle w:val="3"/>
        <w:rPr>
          <w:rFonts w:cs="Arial"/>
        </w:rPr>
      </w:pPr>
      <w:r w:rsidRPr="00A32097">
        <w:rPr>
          <w:rFonts w:cs="Arial"/>
        </w:rPr>
        <w:t>Random</w:t>
      </w:r>
      <w:r w:rsidR="00D61151" w:rsidRPr="00A32097">
        <w:rPr>
          <w:rFonts w:cs="Arial"/>
        </w:rPr>
        <w:t>ly</w:t>
      </w:r>
      <w:r w:rsidRPr="00A32097">
        <w:rPr>
          <w:rFonts w:cs="Arial"/>
        </w:rPr>
        <w:t xml:space="preserve"> re-sampling</w:t>
      </w:r>
      <w:r w:rsidR="00D61151" w:rsidRPr="00A32097">
        <w:rPr>
          <w:rFonts w:cs="Arial"/>
        </w:rPr>
        <w:t xml:space="preserve"> lower reads from </w:t>
      </w:r>
      <w:r w:rsidR="005F0D4E">
        <w:rPr>
          <w:rFonts w:cs="Arial" w:hint="eastAsia"/>
        </w:rPr>
        <w:t>total</w:t>
      </w:r>
      <w:r w:rsidR="00D61151" w:rsidRPr="00A32097">
        <w:rPr>
          <w:rFonts w:cs="Arial"/>
        </w:rPr>
        <w:t xml:space="preserve"> WGBS data</w:t>
      </w:r>
    </w:p>
    <w:p w14:paraId="52997012" w14:textId="23CB90D4" w:rsidR="00E72AC6" w:rsidRPr="00A86E7B" w:rsidRDefault="005F0D4E" w:rsidP="00DF4AC8">
      <w:pPr>
        <w:spacing w:before="240"/>
        <w:rPr>
          <w:rFonts w:ascii="Arial" w:hAnsi="Arial" w:cs="Arial"/>
          <w:sz w:val="22"/>
          <w:rPrChange w:id="819" w:author="Zhang Haikun" w:date="2019-12-19T12:41:00Z">
            <w:rPr>
              <w:rFonts w:ascii="Arial" w:hAnsi="Arial" w:cs="Arial"/>
              <w:sz w:val="22"/>
              <w:highlight w:val="yellow"/>
            </w:rPr>
          </w:rPrChange>
        </w:rPr>
      </w:pPr>
      <w:bookmarkStart w:id="820" w:name="OLE_LINK4"/>
      <w:r w:rsidRPr="003C7878">
        <w:rPr>
          <w:rFonts w:ascii="Arial" w:hAnsi="Arial" w:cs="Arial"/>
          <w:sz w:val="22"/>
          <w:highlight w:val="yellow"/>
        </w:rPr>
        <w:t xml:space="preserve">Regions within 5kb of </w:t>
      </w:r>
      <w:r w:rsidR="00174D09" w:rsidRPr="003C7878">
        <w:rPr>
          <w:rFonts w:ascii="Arial" w:hAnsi="Arial" w:cs="Arial"/>
          <w:sz w:val="22"/>
          <w:highlight w:val="yellow"/>
        </w:rPr>
        <w:t xml:space="preserve">reported </w:t>
      </w:r>
      <w:r w:rsidRPr="003C7878">
        <w:rPr>
          <w:rFonts w:ascii="Arial" w:hAnsi="Arial" w:cs="Arial"/>
          <w:sz w:val="22"/>
          <w:highlight w:val="yellow"/>
        </w:rPr>
        <w:t xml:space="preserve">HBV integration sites were </w:t>
      </w:r>
      <w:r w:rsidR="00174D09" w:rsidRPr="003C7878">
        <w:rPr>
          <w:rFonts w:ascii="Arial" w:hAnsi="Arial" w:cs="Arial"/>
          <w:sz w:val="22"/>
          <w:highlight w:val="yellow"/>
        </w:rPr>
        <w:t xml:space="preserve">applied to measure the methylation status. Overlapping regions were merged to form a single region. </w:t>
      </w:r>
      <w:r w:rsidRPr="003C7878">
        <w:rPr>
          <w:rFonts w:ascii="Arial" w:hAnsi="Arial" w:cs="Arial"/>
          <w:sz w:val="22"/>
          <w:highlight w:val="yellow"/>
        </w:rPr>
        <w:t>A random</w:t>
      </w:r>
      <w:bookmarkEnd w:id="820"/>
      <w:r w:rsidR="00490D13" w:rsidRPr="003C7878">
        <w:rPr>
          <w:rFonts w:ascii="Arial" w:hAnsi="Arial" w:cs="Arial"/>
          <w:sz w:val="22"/>
          <w:highlight w:val="yellow"/>
        </w:rPr>
        <w:t xml:space="preserve"> sampling method was used to obtain low depth WGBS for 5 </w:t>
      </w:r>
      <w:r w:rsidRPr="003C7878">
        <w:rPr>
          <w:rFonts w:ascii="Arial" w:hAnsi="Arial" w:cs="Arial"/>
          <w:sz w:val="22"/>
          <w:highlight w:val="yellow"/>
        </w:rPr>
        <w:t>pilot</w:t>
      </w:r>
      <w:r w:rsidR="00490D13" w:rsidRPr="003C7878">
        <w:rPr>
          <w:rFonts w:ascii="Arial" w:hAnsi="Arial" w:cs="Arial"/>
          <w:sz w:val="22"/>
          <w:highlight w:val="yellow"/>
        </w:rPr>
        <w:t xml:space="preserve"> WGBS of cell-free DNA</w:t>
      </w:r>
      <w:r w:rsidR="009C5CB4" w:rsidRPr="003C7878">
        <w:rPr>
          <w:rFonts w:ascii="Arial" w:hAnsi="Arial" w:cs="Arial"/>
          <w:sz w:val="22"/>
          <w:highlight w:val="yellow"/>
        </w:rPr>
        <w:t>.</w:t>
      </w:r>
      <w:r w:rsidR="00D931B8" w:rsidRPr="003C7878">
        <w:rPr>
          <w:rFonts w:ascii="Arial" w:hAnsi="Arial" w:cs="Arial"/>
          <w:sz w:val="22"/>
          <w:highlight w:val="yellow"/>
        </w:rPr>
        <w:t xml:space="preserve"> </w:t>
      </w:r>
      <w:r w:rsidR="001016BF" w:rsidRPr="003C7878">
        <w:rPr>
          <w:rFonts w:ascii="Arial" w:hAnsi="Arial" w:cs="Arial"/>
          <w:sz w:val="22"/>
          <w:highlight w:val="yellow"/>
        </w:rPr>
        <w:t>1</w:t>
      </w:r>
      <w:r w:rsidR="00490D13" w:rsidRPr="003C7878">
        <w:rPr>
          <w:rFonts w:ascii="Arial" w:hAnsi="Arial" w:cs="Arial"/>
          <w:sz w:val="22"/>
          <w:highlight w:val="yellow"/>
        </w:rPr>
        <w:t>M</w:t>
      </w:r>
      <w:r w:rsidR="001016BF" w:rsidRPr="003C7878">
        <w:rPr>
          <w:rFonts w:ascii="Arial" w:hAnsi="Arial" w:cs="Arial"/>
          <w:sz w:val="22"/>
          <w:highlight w:val="yellow"/>
        </w:rPr>
        <w:t xml:space="preserve"> to 10M</w:t>
      </w:r>
      <w:r w:rsidR="00490D13" w:rsidRPr="003C7878">
        <w:rPr>
          <w:rFonts w:ascii="Arial" w:hAnsi="Arial" w:cs="Arial"/>
          <w:sz w:val="22"/>
          <w:highlight w:val="yellow"/>
        </w:rPr>
        <w:t xml:space="preserve"> read</w:t>
      </w:r>
      <w:r w:rsidR="00F243D5" w:rsidRPr="003C7878">
        <w:rPr>
          <w:rFonts w:ascii="Arial" w:hAnsi="Arial" w:cs="Arial"/>
          <w:sz w:val="22"/>
          <w:highlight w:val="yellow"/>
        </w:rPr>
        <w:t xml:space="preserve"> pairs</w:t>
      </w:r>
      <w:r w:rsidR="00490D13" w:rsidRPr="003C7878">
        <w:rPr>
          <w:rFonts w:ascii="Arial" w:hAnsi="Arial" w:cs="Arial"/>
          <w:sz w:val="22"/>
          <w:highlight w:val="yellow"/>
        </w:rPr>
        <w:t xml:space="preserve"> </w:t>
      </w:r>
      <w:r w:rsidR="003913B6" w:rsidRPr="003C7878">
        <w:rPr>
          <w:rFonts w:ascii="Arial" w:hAnsi="Arial" w:cs="Arial"/>
          <w:sz w:val="22"/>
          <w:highlight w:val="yellow"/>
        </w:rPr>
        <w:t xml:space="preserve">(increasing by </w:t>
      </w:r>
      <w:r w:rsidR="00A020EF" w:rsidRPr="003C7878">
        <w:rPr>
          <w:rFonts w:ascii="Arial" w:hAnsi="Arial" w:cs="Arial"/>
          <w:sz w:val="22"/>
          <w:highlight w:val="yellow"/>
        </w:rPr>
        <w:t>1M step</w:t>
      </w:r>
      <w:r w:rsidR="003913B6" w:rsidRPr="003C7878">
        <w:rPr>
          <w:rFonts w:ascii="Arial" w:hAnsi="Arial" w:cs="Arial"/>
          <w:sz w:val="22"/>
          <w:highlight w:val="yellow"/>
        </w:rPr>
        <w:t>)</w:t>
      </w:r>
      <w:r w:rsidR="00490D13" w:rsidRPr="003C7878">
        <w:rPr>
          <w:rFonts w:ascii="Arial" w:hAnsi="Arial" w:cs="Arial"/>
          <w:sz w:val="22"/>
          <w:highlight w:val="yellow"/>
        </w:rPr>
        <w:t xml:space="preserve"> was randomly extracted from each </w:t>
      </w:r>
      <w:r w:rsidR="006603CF" w:rsidRPr="003C7878">
        <w:rPr>
          <w:rFonts w:ascii="Arial" w:hAnsi="Arial" w:cs="Arial"/>
          <w:sz w:val="22"/>
          <w:highlight w:val="yellow"/>
        </w:rPr>
        <w:t xml:space="preserve">WGBS </w:t>
      </w:r>
      <w:r w:rsidR="00F42FF4" w:rsidRPr="003C7878">
        <w:rPr>
          <w:rFonts w:ascii="Arial" w:hAnsi="Arial" w:cs="Arial"/>
          <w:sz w:val="22"/>
          <w:highlight w:val="yellow"/>
        </w:rPr>
        <w:t>data set</w:t>
      </w:r>
      <w:r w:rsidR="006603CF" w:rsidRPr="003C7878">
        <w:rPr>
          <w:rFonts w:ascii="Arial" w:hAnsi="Arial" w:cs="Arial"/>
          <w:sz w:val="22"/>
          <w:highlight w:val="yellow"/>
        </w:rPr>
        <w:t xml:space="preserve">. </w:t>
      </w:r>
      <w:r w:rsidR="009C5CB4" w:rsidRPr="003C7878">
        <w:rPr>
          <w:rFonts w:ascii="Arial" w:hAnsi="Arial" w:cs="Arial"/>
          <w:sz w:val="22"/>
          <w:highlight w:val="yellow"/>
        </w:rPr>
        <w:t>In each iteration, we randomly permuted genomic regions of 5</w:t>
      </w:r>
      <w:ins w:id="821" w:author="Zhang Haikun" w:date="2019-12-19T20:29:00Z">
        <w:r w:rsidR="00473AB3">
          <w:rPr>
            <w:rFonts w:ascii="Arial" w:hAnsi="Arial" w:cs="Arial"/>
            <w:sz w:val="22"/>
            <w:highlight w:val="yellow"/>
          </w:rPr>
          <w:t>k</w:t>
        </w:r>
      </w:ins>
      <w:del w:id="822" w:author="Zhang Haikun" w:date="2019-12-19T20:29:00Z">
        <w:r w:rsidR="009C5CB4" w:rsidRPr="003C7878" w:rsidDel="00473AB3">
          <w:rPr>
            <w:rFonts w:ascii="Arial" w:hAnsi="Arial" w:cs="Arial"/>
            <w:sz w:val="22"/>
            <w:highlight w:val="yellow"/>
          </w:rPr>
          <w:delText>K</w:delText>
        </w:r>
      </w:del>
      <w:r w:rsidR="009C5CB4" w:rsidRPr="003C7878">
        <w:rPr>
          <w:rFonts w:ascii="Arial" w:hAnsi="Arial" w:cs="Arial"/>
          <w:sz w:val="22"/>
          <w:highlight w:val="yellow"/>
        </w:rPr>
        <w:t>b around the reported HBV integration sites</w:t>
      </w:r>
      <w:r w:rsidR="00174D09" w:rsidRPr="003C7878">
        <w:rPr>
          <w:rFonts w:ascii="Arial" w:hAnsi="Arial" w:cs="Arial"/>
          <w:sz w:val="22"/>
          <w:highlight w:val="yellow"/>
        </w:rPr>
        <w:t xml:space="preserve"> using </w:t>
      </w:r>
      <w:r w:rsidR="00727B14" w:rsidRPr="003C7878">
        <w:rPr>
          <w:rFonts w:ascii="Arial" w:hAnsi="Arial" w:cs="Arial"/>
          <w:sz w:val="22"/>
          <w:highlight w:val="yellow"/>
        </w:rPr>
        <w:t>BEDT</w:t>
      </w:r>
      <w:r w:rsidR="00174D09" w:rsidRPr="003C7878">
        <w:rPr>
          <w:rFonts w:ascii="Arial" w:hAnsi="Arial" w:cs="Arial"/>
          <w:sz w:val="22"/>
          <w:highlight w:val="yellow"/>
        </w:rPr>
        <w:t xml:space="preserve">ools </w:t>
      </w:r>
      <w:r w:rsidR="00727B14" w:rsidRPr="003C7878">
        <w:rPr>
          <w:rFonts w:ascii="Arial" w:hAnsi="Arial" w:cs="Arial"/>
          <w:sz w:val="22"/>
          <w:highlight w:val="yellow"/>
        </w:rPr>
        <w:t>shuffle</w:t>
      </w:r>
      <w:r w:rsidR="001D7EFE" w:rsidRPr="003C7878">
        <w:rPr>
          <w:rFonts w:ascii="Arial" w:hAnsi="Arial" w:cs="Arial"/>
          <w:sz w:val="22"/>
          <w:highlight w:val="yellow"/>
        </w:rPr>
        <w:t xml:space="preserve"> </w:t>
      </w:r>
      <w:r w:rsidR="001D7EFE" w:rsidRPr="00603A8B">
        <w:rPr>
          <w:rFonts w:ascii="Arial" w:hAnsi="Arial" w:cs="Arial"/>
          <w:sz w:val="22"/>
          <w:highlight w:val="yellow"/>
        </w:rPr>
        <w:fldChar w:fldCharType="begin"/>
      </w:r>
      <w:r w:rsidR="00996940">
        <w:rPr>
          <w:rFonts w:ascii="Arial" w:hAnsi="Arial" w:cs="Arial"/>
          <w:sz w:val="22"/>
          <w:highlight w:val="yellow"/>
        </w:rPr>
        <w:instrText xml:space="preserve"> ADDIN EN.CITE &lt;EndNote&gt;&lt;Cite&gt;&lt;Author&gt;Quinlan&lt;/Author&gt;&lt;Year&gt;2010&lt;/Year&gt;&lt;RecNum&gt;55&lt;/RecNum&gt;&lt;DisplayText&gt;(58)&lt;/DisplayText&gt;&lt;record&gt;&lt;rec-number&gt;55&lt;/rec-number&gt;&lt;foreign-keys&gt;&lt;key app="EN" db-id="azdt0xssp05swhexfr1pfdavptt2pwtfzf95" timestamp="1576486176"&gt;55&lt;/key&gt;&lt;/foreign-keys&gt;&lt;ref-type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1D7EFE" w:rsidRPr="00603A8B">
        <w:rPr>
          <w:rFonts w:ascii="Arial" w:hAnsi="Arial" w:cs="Arial"/>
          <w:sz w:val="22"/>
          <w:highlight w:val="yellow"/>
          <w:rPrChange w:id="823" w:author="Zhang Haikun" w:date="2019-12-19T20:03:00Z">
            <w:rPr>
              <w:rFonts w:ascii="Arial" w:hAnsi="Arial" w:cs="Arial"/>
              <w:sz w:val="22"/>
              <w:highlight w:val="yellow"/>
            </w:rPr>
          </w:rPrChange>
        </w:rPr>
        <w:fldChar w:fldCharType="separate"/>
      </w:r>
      <w:r w:rsidR="00996940">
        <w:rPr>
          <w:rFonts w:ascii="Arial" w:hAnsi="Arial" w:cs="Arial"/>
          <w:noProof/>
          <w:sz w:val="22"/>
          <w:highlight w:val="yellow"/>
        </w:rPr>
        <w:t>(58)</w:t>
      </w:r>
      <w:r w:rsidR="001D7EFE" w:rsidRPr="00603A8B">
        <w:rPr>
          <w:rFonts w:ascii="Arial" w:hAnsi="Arial" w:cs="Arial"/>
          <w:sz w:val="22"/>
          <w:highlight w:val="yellow"/>
        </w:rPr>
        <w:fldChar w:fldCharType="end"/>
      </w:r>
      <w:r w:rsidR="00174D09" w:rsidRPr="003C7878">
        <w:rPr>
          <w:rFonts w:ascii="Arial" w:hAnsi="Arial" w:cs="Arial"/>
          <w:sz w:val="22"/>
          <w:highlight w:val="yellow"/>
        </w:rPr>
        <w:t xml:space="preserve">. </w:t>
      </w:r>
      <w:r w:rsidR="009C5CB4" w:rsidRPr="003C7878">
        <w:rPr>
          <w:rFonts w:ascii="Arial" w:hAnsi="Arial" w:cs="Arial"/>
          <w:sz w:val="22"/>
          <w:highlight w:val="yellow"/>
        </w:rPr>
        <w:t xml:space="preserve">The average methylation level of permuted regions of this randomly sampled low-pass reads and the average methylation level of permuted regions of total sequencing reads were calculated. </w:t>
      </w:r>
      <w:r w:rsidR="006433AA" w:rsidRPr="003C7878">
        <w:rPr>
          <w:rFonts w:ascii="Arial" w:hAnsi="Arial" w:cs="Arial"/>
          <w:sz w:val="22"/>
          <w:highlight w:val="yellow"/>
        </w:rPr>
        <w:t>The permutation was repeated 100 times and a correlation coefficient was adopted to measure the consistency between low-pass resampling reads and those based on total sequencing reads. For each sequencing depth, we repeated the random extraction 10 times to examine the variation of the correlation coefficient, and the difference (coefficient of variation, CV) among 10 values of the correlation coefficient was used to assess dispersion in the sampling process.</w:t>
      </w:r>
      <w:del w:id="824" w:author="Zhang Haikun" w:date="2019-12-19T20:03:00Z">
        <w:r w:rsidR="00E72AC6" w:rsidRPr="00A86E7B" w:rsidDel="003C7878">
          <w:rPr>
            <w:rFonts w:ascii="Arial" w:hAnsi="Arial" w:cs="Arial"/>
            <w:sz w:val="22"/>
            <w:rPrChange w:id="825" w:author="Zhang Haikun" w:date="2019-12-19T12:41:00Z">
              <w:rPr>
                <w:rFonts w:ascii="Arial" w:hAnsi="Arial" w:cs="Arial"/>
                <w:sz w:val="22"/>
                <w:highlight w:val="yellow"/>
              </w:rPr>
            </w:rPrChange>
          </w:rPr>
          <w:delText xml:space="preserve"> </w:delText>
        </w:r>
      </w:del>
    </w:p>
    <w:p w14:paraId="4EA76848" w14:textId="226320E9" w:rsidR="001E431F" w:rsidRPr="001D1DBC" w:rsidRDefault="001E431F" w:rsidP="00936ED5">
      <w:pPr>
        <w:pStyle w:val="3"/>
        <w:rPr>
          <w:rFonts w:cs="Arial"/>
          <w:rPrChange w:id="826" w:author="Zhang Haikun" w:date="2019-12-19T19:18:00Z">
            <w:rPr>
              <w:rFonts w:cs="Arial"/>
              <w:highlight w:val="yellow"/>
            </w:rPr>
          </w:rPrChange>
        </w:rPr>
      </w:pPr>
      <w:r w:rsidRPr="003C7878">
        <w:rPr>
          <w:rFonts w:cs="Arial"/>
          <w:highlight w:val="yellow"/>
        </w:rPr>
        <w:t>Feature selection based on HBV integration regions</w:t>
      </w:r>
    </w:p>
    <w:p w14:paraId="4CC2DCC9" w14:textId="4860067E" w:rsidR="001D1DBC" w:rsidRDefault="00B16DD3" w:rsidP="001E431F">
      <w:pPr>
        <w:spacing w:before="240"/>
        <w:rPr>
          <w:ins w:id="827" w:author="Zhang Haikun" w:date="2019-12-19T19:14:00Z"/>
          <w:rFonts w:ascii="Arial" w:hAnsi="Arial" w:cs="Arial"/>
          <w:sz w:val="22"/>
        </w:rPr>
      </w:pPr>
      <w:ins w:id="828" w:author="Zhang Haikun" w:date="2019-12-19T19:30:00Z">
        <w:r w:rsidRPr="003C7878">
          <w:rPr>
            <w:rFonts w:ascii="Arial" w:hAnsi="Arial" w:cs="Arial"/>
            <w:color w:val="000000" w:themeColor="text1"/>
            <w:sz w:val="22"/>
            <w:highlight w:val="yellow"/>
            <w:rPrChange w:id="829" w:author="Zhang Haikun" w:date="2019-12-19T20:04:00Z">
              <w:rPr>
                <w:rFonts w:ascii="Arial" w:hAnsi="Arial" w:cs="Arial"/>
                <w:color w:val="000000" w:themeColor="text1"/>
                <w:sz w:val="22"/>
              </w:rPr>
            </w:rPrChange>
          </w:rPr>
          <w:t>R</w:t>
        </w:r>
      </w:ins>
      <w:ins w:id="830" w:author="Zhang Haikun" w:date="2019-12-19T19:14:00Z">
        <w:r w:rsidR="001D1DBC" w:rsidRPr="003C7878">
          <w:rPr>
            <w:rFonts w:ascii="Arial" w:hAnsi="Arial" w:cs="Arial"/>
            <w:color w:val="000000" w:themeColor="text1"/>
            <w:sz w:val="22"/>
            <w:highlight w:val="yellow"/>
            <w:rPrChange w:id="831" w:author="Zhang Haikun" w:date="2019-12-19T20:04:00Z">
              <w:rPr>
                <w:rFonts w:ascii="Arial" w:hAnsi="Arial" w:cs="Arial"/>
                <w:color w:val="000000" w:themeColor="text1"/>
                <w:sz w:val="22"/>
              </w:rPr>
            </w:rPrChange>
          </w:rPr>
          <w:t xml:space="preserve">andom </w:t>
        </w:r>
        <w:proofErr w:type="gramStart"/>
        <w:r w:rsidR="001D1DBC" w:rsidRPr="003C7878">
          <w:rPr>
            <w:rFonts w:ascii="Arial" w:hAnsi="Arial" w:cs="Arial"/>
            <w:color w:val="000000" w:themeColor="text1"/>
            <w:sz w:val="22"/>
            <w:highlight w:val="yellow"/>
            <w:rPrChange w:id="832" w:author="Zhang Haikun" w:date="2019-12-19T20:04:00Z">
              <w:rPr>
                <w:rFonts w:ascii="Arial" w:hAnsi="Arial" w:cs="Arial"/>
                <w:color w:val="000000" w:themeColor="text1"/>
                <w:sz w:val="22"/>
              </w:rPr>
            </w:rPrChange>
          </w:rPr>
          <w:t>forest based</w:t>
        </w:r>
        <w:proofErr w:type="gramEnd"/>
        <w:r w:rsidR="001D1DBC" w:rsidRPr="003C7878">
          <w:rPr>
            <w:rFonts w:ascii="Arial" w:hAnsi="Arial" w:cs="Arial"/>
            <w:color w:val="000000" w:themeColor="text1"/>
            <w:sz w:val="22"/>
            <w:highlight w:val="yellow"/>
            <w:rPrChange w:id="833" w:author="Zhang Haikun" w:date="2019-12-19T20:04:00Z">
              <w:rPr>
                <w:rFonts w:ascii="Arial" w:hAnsi="Arial" w:cs="Arial"/>
                <w:color w:val="000000" w:themeColor="text1"/>
                <w:sz w:val="22"/>
              </w:rPr>
            </w:rPrChange>
          </w:rPr>
          <w:t xml:space="preserve"> feature selection to identify the potential high-performance biomarkers</w:t>
        </w:r>
      </w:ins>
      <w:ins w:id="834" w:author="Zhang Haikun" w:date="2019-12-19T19:30:00Z">
        <w:r w:rsidRPr="003C7878">
          <w:rPr>
            <w:rFonts w:ascii="Arial" w:hAnsi="Arial" w:cs="Arial"/>
            <w:color w:val="000000" w:themeColor="text1"/>
            <w:sz w:val="22"/>
            <w:highlight w:val="yellow"/>
            <w:rPrChange w:id="835" w:author="Zhang Haikun" w:date="2019-12-19T20:04:00Z">
              <w:rPr>
                <w:rFonts w:ascii="Arial" w:hAnsi="Arial" w:cs="Arial"/>
                <w:color w:val="000000" w:themeColor="text1"/>
                <w:sz w:val="22"/>
              </w:rPr>
            </w:rPrChange>
          </w:rPr>
          <w:t xml:space="preserve"> was applied</w:t>
        </w:r>
      </w:ins>
      <w:ins w:id="836" w:author="Zhang Haikun" w:date="2019-12-19T19:20:00Z">
        <w:r w:rsidR="001D1DBC" w:rsidRPr="003C7878">
          <w:rPr>
            <w:rFonts w:ascii="Arial" w:hAnsi="Arial" w:cs="Arial"/>
            <w:color w:val="000000" w:themeColor="text1"/>
            <w:sz w:val="22"/>
            <w:highlight w:val="yellow"/>
            <w:rPrChange w:id="837" w:author="Zhang Haikun" w:date="2019-12-19T20:04:00Z">
              <w:rPr>
                <w:rFonts w:ascii="Arial" w:hAnsi="Arial" w:cs="Arial"/>
                <w:color w:val="000000" w:themeColor="text1"/>
                <w:sz w:val="22"/>
              </w:rPr>
            </w:rPrChange>
          </w:rPr>
          <w:t xml:space="preserve"> in order to support </w:t>
        </w:r>
        <w:r w:rsidR="001D1DBC" w:rsidRPr="003C7878">
          <w:rPr>
            <w:rFonts w:ascii="Arial" w:hAnsi="Arial" w:cs="Arial"/>
            <w:color w:val="000000" w:themeColor="text1"/>
            <w:sz w:val="22"/>
            <w:highlight w:val="yellow"/>
            <w:rPrChange w:id="838" w:author="Zhang Haikun" w:date="2019-12-19T20:04:00Z">
              <w:rPr>
                <w:rFonts w:cs="Arial"/>
              </w:rPr>
            </w:rPrChange>
          </w:rPr>
          <w:t>Methyl</w:t>
        </w:r>
        <w:r w:rsidR="001D1DBC" w:rsidRPr="003C7878">
          <w:rPr>
            <w:rFonts w:ascii="Arial" w:hAnsi="Arial" w:cs="Arial"/>
            <w:color w:val="000000" w:themeColor="text1"/>
            <w:sz w:val="22"/>
            <w:highlight w:val="yellow"/>
            <w:vertAlign w:val="subscript"/>
            <w:rPrChange w:id="839" w:author="Zhang Haikun" w:date="2019-12-19T20:04:00Z">
              <w:rPr>
                <w:rFonts w:cs="Arial"/>
                <w:vertAlign w:val="subscript"/>
              </w:rPr>
            </w:rPrChange>
          </w:rPr>
          <w:t>HBV5k</w:t>
        </w:r>
        <w:r w:rsidR="001D1DBC" w:rsidRPr="003C7878">
          <w:rPr>
            <w:rFonts w:ascii="Arial" w:hAnsi="Arial" w:cs="Arial"/>
            <w:color w:val="000000" w:themeColor="text1"/>
            <w:sz w:val="22"/>
            <w:highlight w:val="yellow"/>
            <w:rPrChange w:id="840" w:author="Zhang Haikun" w:date="2019-12-19T20:04:00Z">
              <w:rPr>
                <w:rFonts w:cs="Arial"/>
                <w:vertAlign w:val="subscript"/>
              </w:rPr>
            </w:rPrChange>
          </w:rPr>
          <w:t xml:space="preserve"> </w:t>
        </w:r>
      </w:ins>
      <w:ins w:id="841" w:author="Zhang Haikun" w:date="2019-12-19T19:21:00Z">
        <w:r w:rsidR="001D1DBC" w:rsidRPr="003C7878">
          <w:rPr>
            <w:rFonts w:ascii="Arial" w:hAnsi="Arial" w:cs="Arial"/>
            <w:color w:val="000000" w:themeColor="text1"/>
            <w:sz w:val="22"/>
            <w:highlight w:val="yellow"/>
            <w:rPrChange w:id="842" w:author="Zhang Haikun" w:date="2019-12-19T20:04:00Z">
              <w:rPr>
                <w:rFonts w:ascii="Arial" w:hAnsi="Arial" w:cs="Arial"/>
                <w:color w:val="000000" w:themeColor="text1"/>
                <w:sz w:val="22"/>
              </w:rPr>
            </w:rPrChange>
          </w:rPr>
          <w:t xml:space="preserve">to </w:t>
        </w:r>
      </w:ins>
      <w:ins w:id="843" w:author="Zhang Haikun" w:date="2019-12-19T19:20:00Z">
        <w:r w:rsidR="001D1DBC" w:rsidRPr="003C7878">
          <w:rPr>
            <w:rFonts w:ascii="Arial" w:hAnsi="Arial" w:cs="Arial"/>
            <w:color w:val="000000" w:themeColor="text1"/>
            <w:sz w:val="22"/>
            <w:highlight w:val="yellow"/>
            <w:rPrChange w:id="844" w:author="Zhang Haikun" w:date="2019-12-19T20:04:00Z">
              <w:rPr>
                <w:rFonts w:ascii="Arial" w:hAnsi="Arial" w:cs="Arial"/>
                <w:color w:val="000000" w:themeColor="text1"/>
                <w:sz w:val="22"/>
              </w:rPr>
            </w:rPrChange>
          </w:rPr>
          <w:t>have consistent performance in low-pass WGBS data and to solve the minor release of cfDNA and the lower sensitity in early stage HCC</w:t>
        </w:r>
      </w:ins>
      <w:ins w:id="845" w:author="Zhang Haikun" w:date="2019-12-19T19:21:00Z">
        <w:r w:rsidR="001D1DBC" w:rsidRPr="003C7878">
          <w:rPr>
            <w:rFonts w:ascii="Arial" w:hAnsi="Arial" w:cs="Arial"/>
            <w:color w:val="000000" w:themeColor="text1"/>
            <w:sz w:val="22"/>
            <w:highlight w:val="yellow"/>
            <w:rPrChange w:id="846" w:author="Zhang Haikun" w:date="2019-12-19T20:04:00Z">
              <w:rPr>
                <w:rFonts w:ascii="Arial" w:hAnsi="Arial" w:cs="Arial"/>
                <w:color w:val="000000" w:themeColor="text1"/>
                <w:sz w:val="22"/>
              </w:rPr>
            </w:rPrChange>
          </w:rPr>
          <w:t>. These</w:t>
        </w:r>
        <w:r w:rsidR="001D1DBC" w:rsidRPr="003C7878" w:rsidDel="00986424">
          <w:rPr>
            <w:rFonts w:ascii="Arial" w:hAnsi="Arial" w:cs="Arial"/>
            <w:color w:val="000000" w:themeColor="text1"/>
            <w:sz w:val="22"/>
            <w:highlight w:val="yellow"/>
            <w:rPrChange w:id="847" w:author="Zhang Haikun" w:date="2019-12-19T20:04:00Z">
              <w:rPr>
                <w:rFonts w:ascii="Arial" w:hAnsi="Arial" w:cs="Arial"/>
                <w:color w:val="000000" w:themeColor="text1"/>
                <w:sz w:val="22"/>
              </w:rPr>
            </w:rPrChange>
          </w:rPr>
          <w:t xml:space="preserve"> </w:t>
        </w:r>
        <w:r w:rsidR="001D1DBC" w:rsidRPr="003C7878">
          <w:rPr>
            <w:rFonts w:ascii="Arial" w:hAnsi="Arial" w:cs="Arial"/>
            <w:color w:val="000000" w:themeColor="text1"/>
            <w:sz w:val="22"/>
            <w:highlight w:val="yellow"/>
            <w:rPrChange w:id="848" w:author="Zhang Haikun" w:date="2019-12-19T20:04:00Z">
              <w:rPr>
                <w:rFonts w:ascii="Arial" w:hAnsi="Arial" w:cs="Arial"/>
                <w:color w:val="000000" w:themeColor="text1"/>
                <w:sz w:val="22"/>
              </w:rPr>
            </w:rPrChange>
          </w:rPr>
          <w:t>regions should be long enough to be constantly detected at low-pass WGBS and could be suitable as markers of early stage HCC</w:t>
        </w:r>
      </w:ins>
      <w:ins w:id="849" w:author="Zhang Haikun" w:date="2019-12-19T19:22:00Z">
        <w:r w:rsidR="001D1DBC" w:rsidRPr="003C7878">
          <w:rPr>
            <w:rFonts w:ascii="Arial" w:hAnsi="Arial" w:cs="Arial"/>
            <w:color w:val="000000" w:themeColor="text1"/>
            <w:sz w:val="22"/>
            <w:highlight w:val="yellow"/>
            <w:rPrChange w:id="850" w:author="Zhang Haikun" w:date="2019-12-19T20:04:00Z">
              <w:rPr>
                <w:rFonts w:ascii="Arial" w:hAnsi="Arial" w:cs="Arial"/>
                <w:color w:val="000000" w:themeColor="text1"/>
                <w:sz w:val="22"/>
              </w:rPr>
            </w:rPrChange>
          </w:rPr>
          <w:t xml:space="preserve">. For 6,072 regions flanking </w:t>
        </w:r>
        <w:r w:rsidR="001D1DBC" w:rsidRPr="003C7878">
          <w:rPr>
            <w:rFonts w:ascii="Arial" w:hAnsi="Arial" w:cs="Arial"/>
            <w:sz w:val="22"/>
            <w:highlight w:val="yellow"/>
            <w:rPrChange w:id="851" w:author="Zhang Haikun" w:date="2019-12-19T20:04:00Z">
              <w:rPr>
                <w:rFonts w:ascii="Arial" w:hAnsi="Arial" w:cs="Arial"/>
                <w:sz w:val="22"/>
              </w:rPr>
            </w:rPrChange>
          </w:rPr>
          <w:t>5kb of HBV integration sites</w:t>
        </w:r>
        <w:r w:rsidR="001D1DBC" w:rsidRPr="003C7878">
          <w:rPr>
            <w:rFonts w:ascii="Arial" w:hAnsi="Arial" w:cs="Arial"/>
            <w:color w:val="000000" w:themeColor="text1"/>
            <w:sz w:val="22"/>
            <w:highlight w:val="yellow"/>
            <w:rPrChange w:id="852" w:author="Zhang Haikun" w:date="2019-12-19T20:04:00Z">
              <w:rPr>
                <w:rFonts w:ascii="Arial" w:hAnsi="Arial" w:cs="Arial"/>
                <w:color w:val="000000" w:themeColor="text1"/>
                <w:sz w:val="22"/>
              </w:rPr>
            </w:rPrChange>
          </w:rPr>
          <w:t xml:space="preserve">, </w:t>
        </w:r>
      </w:ins>
      <w:ins w:id="853" w:author="Zhang Haikun" w:date="2019-12-19T19:31:00Z">
        <w:r w:rsidRPr="003C7878">
          <w:rPr>
            <w:rFonts w:ascii="Arial" w:hAnsi="Arial" w:cs="Arial"/>
            <w:color w:val="000000" w:themeColor="text1"/>
            <w:sz w:val="22"/>
            <w:highlight w:val="yellow"/>
            <w:rPrChange w:id="854" w:author="Zhang Haikun" w:date="2019-12-19T20:04:00Z">
              <w:rPr>
                <w:rFonts w:ascii="Arial" w:hAnsi="Arial" w:cs="Arial"/>
                <w:color w:val="000000" w:themeColor="text1"/>
                <w:sz w:val="22"/>
              </w:rPr>
            </w:rPrChange>
          </w:rPr>
          <w:t xml:space="preserve">Regions with </w:t>
        </w:r>
      </w:ins>
      <w:ins w:id="855" w:author="Zhang Haikun" w:date="2019-12-19T19:23:00Z">
        <w:r w:rsidRPr="003C7878">
          <w:rPr>
            <w:rFonts w:ascii="Arial" w:hAnsi="Arial" w:cs="Arial"/>
            <w:color w:val="000000" w:themeColor="text1"/>
            <w:sz w:val="22"/>
            <w:highlight w:val="yellow"/>
            <w:rPrChange w:id="856" w:author="Zhang Haikun" w:date="2019-12-19T20:04:00Z">
              <w:rPr>
                <w:rFonts w:ascii="Arial" w:hAnsi="Arial" w:cs="Arial"/>
                <w:color w:val="000000" w:themeColor="text1"/>
                <w:sz w:val="22"/>
              </w:rPr>
            </w:rPrChange>
          </w:rPr>
          <w:t>depth over 10 reads in all the 54 cfDNA samples</w:t>
        </w:r>
      </w:ins>
      <w:ins w:id="857" w:author="Zhang Haikun" w:date="2019-12-19T19:31:00Z">
        <w:r w:rsidRPr="003C7878">
          <w:rPr>
            <w:rFonts w:ascii="Arial" w:hAnsi="Arial" w:cs="Arial"/>
            <w:color w:val="000000" w:themeColor="text1"/>
            <w:sz w:val="22"/>
            <w:highlight w:val="yellow"/>
            <w:rPrChange w:id="858" w:author="Zhang Haikun" w:date="2019-12-19T20:04:00Z">
              <w:rPr>
                <w:rFonts w:ascii="Arial" w:hAnsi="Arial" w:cs="Arial"/>
                <w:color w:val="000000" w:themeColor="text1"/>
                <w:sz w:val="22"/>
              </w:rPr>
            </w:rPrChange>
          </w:rPr>
          <w:t xml:space="preserve"> were selected</w:t>
        </w:r>
      </w:ins>
      <w:ins w:id="859" w:author="Zhang Haikun" w:date="2019-12-19T19:24:00Z">
        <w:r w:rsidRPr="003C7878">
          <w:rPr>
            <w:rFonts w:ascii="Arial" w:hAnsi="Arial" w:cs="Arial"/>
            <w:color w:val="000000" w:themeColor="text1"/>
            <w:sz w:val="22"/>
            <w:highlight w:val="yellow"/>
            <w:rPrChange w:id="860" w:author="Zhang Haikun" w:date="2019-12-19T20:04:00Z">
              <w:rPr>
                <w:rFonts w:ascii="Arial" w:hAnsi="Arial" w:cs="Arial"/>
                <w:color w:val="000000" w:themeColor="text1"/>
                <w:sz w:val="22"/>
              </w:rPr>
            </w:rPrChange>
          </w:rPr>
          <w:t xml:space="preserve"> (3,083)</w:t>
        </w:r>
      </w:ins>
      <w:ins w:id="861" w:author="Zhang Haikun" w:date="2019-12-19T19:25:00Z">
        <w:r w:rsidRPr="003C7878">
          <w:rPr>
            <w:rFonts w:ascii="Arial" w:hAnsi="Arial" w:cs="Arial"/>
            <w:color w:val="000000" w:themeColor="text1"/>
            <w:sz w:val="22"/>
            <w:highlight w:val="yellow"/>
            <w:rPrChange w:id="862" w:author="Zhang Haikun" w:date="2019-12-19T20:04:00Z">
              <w:rPr>
                <w:rFonts w:ascii="Arial" w:hAnsi="Arial" w:cs="Arial"/>
                <w:color w:val="000000" w:themeColor="text1"/>
                <w:sz w:val="22"/>
              </w:rPr>
            </w:rPrChange>
          </w:rPr>
          <w:t>, which were stable detected at low-pass sequencing</w:t>
        </w:r>
      </w:ins>
      <w:ins w:id="863" w:author="Zhang Haikun" w:date="2019-12-19T19:26:00Z">
        <w:r w:rsidRPr="003C7878">
          <w:rPr>
            <w:rFonts w:ascii="Arial" w:hAnsi="Arial" w:cs="Arial"/>
            <w:color w:val="000000" w:themeColor="text1"/>
            <w:sz w:val="22"/>
            <w:highlight w:val="yellow"/>
            <w:rPrChange w:id="864" w:author="Zhang Haikun" w:date="2019-12-19T20:04:00Z">
              <w:rPr>
                <w:rFonts w:ascii="Arial" w:hAnsi="Arial" w:cs="Arial"/>
                <w:color w:val="000000" w:themeColor="text1"/>
                <w:sz w:val="22"/>
              </w:rPr>
            </w:rPrChange>
          </w:rPr>
          <w:t>. Then the neighbor regions were merged into one large region if their distance was less than 1Mb.</w:t>
        </w:r>
      </w:ins>
      <w:ins w:id="865" w:author="Zhang Haikun" w:date="2019-12-19T19:28:00Z">
        <w:r w:rsidRPr="003C7878">
          <w:rPr>
            <w:rFonts w:ascii="Arial" w:hAnsi="Arial" w:cs="Arial"/>
            <w:color w:val="000000" w:themeColor="text1"/>
            <w:sz w:val="22"/>
            <w:highlight w:val="yellow"/>
            <w:rPrChange w:id="866" w:author="Zhang Haikun" w:date="2019-12-19T20:04:00Z">
              <w:rPr>
                <w:rFonts w:ascii="Arial" w:hAnsi="Arial" w:cs="Arial"/>
                <w:color w:val="000000" w:themeColor="text1"/>
                <w:sz w:val="22"/>
              </w:rPr>
            </w:rPrChange>
          </w:rPr>
          <w:t xml:space="preserve"> At last, 144 candidate merged regions larger than 1Mb</w:t>
        </w:r>
      </w:ins>
      <w:ins w:id="867" w:author="Zhang Haikun" w:date="2019-12-19T19:29:00Z">
        <w:r w:rsidRPr="003C7878">
          <w:rPr>
            <w:rFonts w:ascii="Arial" w:hAnsi="Arial" w:cs="Arial"/>
            <w:color w:val="000000" w:themeColor="text1"/>
            <w:sz w:val="22"/>
            <w:highlight w:val="yellow"/>
            <w:rPrChange w:id="868" w:author="Zhang Haikun" w:date="2019-12-19T20:04:00Z">
              <w:rPr>
                <w:rFonts w:ascii="Arial" w:hAnsi="Arial" w:cs="Arial"/>
                <w:color w:val="000000" w:themeColor="text1"/>
                <w:sz w:val="22"/>
              </w:rPr>
            </w:rPrChange>
          </w:rPr>
          <w:t xml:space="preserve"> were selected and used for the </w:t>
        </w:r>
      </w:ins>
      <w:moveToRangeStart w:id="869" w:author="Zhang Haikun" w:date="2019-12-19T19:30:00Z" w:name="move27676230"/>
      <w:moveTo w:id="870" w:author="Zhang Haikun" w:date="2019-12-19T19:30:00Z">
        <w:r w:rsidRPr="003C7878">
          <w:rPr>
            <w:rFonts w:ascii="Arial" w:hAnsi="Arial" w:cs="Arial"/>
            <w:sz w:val="22"/>
            <w:highlight w:val="yellow"/>
            <w:rPrChange w:id="871" w:author="Zhang Haikun" w:date="2019-12-19T20:04:00Z">
              <w:rPr>
                <w:rFonts w:ascii="Arial" w:hAnsi="Arial" w:cs="Arial"/>
                <w:sz w:val="22"/>
              </w:rPr>
            </w:rPrChange>
          </w:rPr>
          <w:t>feature selection procedure</w:t>
        </w:r>
      </w:moveTo>
      <w:ins w:id="872" w:author="Zhang Haikun" w:date="2019-12-19T19:32:00Z">
        <w:r w:rsidRPr="003C7878">
          <w:rPr>
            <w:rFonts w:ascii="Arial" w:hAnsi="Arial" w:cs="Arial"/>
            <w:sz w:val="22"/>
            <w:highlight w:val="yellow"/>
            <w:rPrChange w:id="873" w:author="Zhang Haikun" w:date="2019-12-19T20:04:00Z">
              <w:rPr>
                <w:rFonts w:ascii="Arial" w:hAnsi="Arial" w:cs="Arial"/>
                <w:sz w:val="22"/>
              </w:rPr>
            </w:rPrChange>
          </w:rPr>
          <w:t xml:space="preserve"> in healthy individuals and early stage HCC patients</w:t>
        </w:r>
      </w:ins>
      <w:moveTo w:id="874" w:author="Zhang Haikun" w:date="2019-12-19T19:30:00Z">
        <w:r w:rsidRPr="003C7878">
          <w:rPr>
            <w:rFonts w:ascii="Arial" w:hAnsi="Arial" w:cs="Arial"/>
            <w:sz w:val="22"/>
            <w:highlight w:val="yellow"/>
            <w:rPrChange w:id="875" w:author="Zhang Haikun" w:date="2019-12-19T20:04:00Z">
              <w:rPr>
                <w:rFonts w:ascii="Arial" w:hAnsi="Arial" w:cs="Arial"/>
                <w:sz w:val="22"/>
              </w:rPr>
            </w:rPrChange>
          </w:rPr>
          <w:t>. Feature selection was conducted using the R package caret based on a random forest algorithm.</w:t>
        </w:r>
      </w:moveTo>
      <w:moveToRangeEnd w:id="869"/>
    </w:p>
    <w:p w14:paraId="2ECEC2AD" w14:textId="53AA1342" w:rsidR="00A86E7B" w:rsidRPr="00D353AD" w:rsidDel="00B16DD3" w:rsidRDefault="001E431F" w:rsidP="00A86E7B">
      <w:pPr>
        <w:spacing w:before="240"/>
        <w:rPr>
          <w:del w:id="876" w:author="Zhang Haikun" w:date="2019-12-19T19:30:00Z"/>
          <w:moveTo w:id="877" w:author="Zhang Haikun" w:date="2019-12-19T12:41:00Z"/>
          <w:rFonts w:ascii="Arial" w:hAnsi="Arial" w:cs="Arial"/>
          <w:sz w:val="22"/>
          <w:highlight w:val="yellow"/>
          <w:rPrChange w:id="878" w:author="Zhang Haikun" w:date="2019-12-19T20:06:00Z">
            <w:rPr>
              <w:del w:id="879" w:author="Zhang Haikun" w:date="2019-12-19T19:30:00Z"/>
              <w:moveTo w:id="880" w:author="Zhang Haikun" w:date="2019-12-19T12:41:00Z"/>
              <w:rFonts w:ascii="Arial" w:hAnsi="Arial" w:cs="Arial"/>
              <w:sz w:val="22"/>
            </w:rPr>
          </w:rPrChange>
        </w:rPr>
      </w:pPr>
      <w:del w:id="881" w:author="Zhang Haikun" w:date="2019-12-19T19:30:00Z">
        <w:r w:rsidRPr="00D353AD" w:rsidDel="00B16DD3">
          <w:rPr>
            <w:rFonts w:ascii="Arial" w:hAnsi="Arial" w:cs="Arial"/>
            <w:sz w:val="22"/>
            <w:highlight w:val="yellow"/>
          </w:rPr>
          <w:delText xml:space="preserve">Regions within 5kb of HBV integration sites with depth over 10 reads were selected and the adjacent regions less than 1Mb were extended to a single region. Merged regions with length larger than 1Mb were </w:delText>
        </w:r>
        <w:r w:rsidR="00305811" w:rsidRPr="00D353AD" w:rsidDel="00B16DD3">
          <w:rPr>
            <w:rFonts w:ascii="Arial" w:hAnsi="Arial" w:cs="Arial"/>
            <w:sz w:val="22"/>
            <w:highlight w:val="yellow"/>
          </w:rPr>
          <w:delText>used</w:delText>
        </w:r>
        <w:r w:rsidRPr="00D353AD" w:rsidDel="00B16DD3">
          <w:rPr>
            <w:rFonts w:ascii="Arial" w:hAnsi="Arial" w:cs="Arial"/>
            <w:sz w:val="22"/>
            <w:highlight w:val="yellow"/>
          </w:rPr>
          <w:delText xml:space="preserve"> for </w:delText>
        </w:r>
        <w:r w:rsidR="00305811" w:rsidRPr="00D353AD" w:rsidDel="00B16DD3">
          <w:rPr>
            <w:rFonts w:ascii="Arial" w:hAnsi="Arial" w:cs="Arial"/>
            <w:sz w:val="22"/>
            <w:highlight w:val="yellow"/>
          </w:rPr>
          <w:delText xml:space="preserve">the </w:delText>
        </w:r>
      </w:del>
      <w:moveFromRangeStart w:id="882" w:author="Zhang Haikun" w:date="2019-12-19T19:30:00Z" w:name="move27676230"/>
      <w:moveFrom w:id="883" w:author="Zhang Haikun" w:date="2019-12-19T19:30:00Z">
        <w:del w:id="884" w:author="Zhang Haikun" w:date="2019-12-19T19:30:00Z">
          <w:r w:rsidRPr="00D353AD" w:rsidDel="00B16DD3">
            <w:rPr>
              <w:rFonts w:ascii="Arial" w:hAnsi="Arial" w:cs="Arial"/>
              <w:sz w:val="22"/>
              <w:highlight w:val="yellow"/>
            </w:rPr>
            <w:delText>feature selection</w:delText>
          </w:r>
          <w:r w:rsidR="00305811" w:rsidRPr="00D353AD" w:rsidDel="00B16DD3">
            <w:rPr>
              <w:rFonts w:ascii="Arial" w:hAnsi="Arial" w:cs="Arial"/>
              <w:sz w:val="22"/>
              <w:highlight w:val="yellow"/>
            </w:rPr>
            <w:delText xml:space="preserve"> procedure</w:delText>
          </w:r>
          <w:r w:rsidRPr="00D353AD" w:rsidDel="00B16DD3">
            <w:rPr>
              <w:rFonts w:ascii="Arial" w:hAnsi="Arial" w:cs="Arial"/>
              <w:sz w:val="22"/>
              <w:highlight w:val="yellow"/>
            </w:rPr>
            <w:delText>. Feature selection was cond</w:delText>
          </w:r>
          <w:r w:rsidR="005A17D3" w:rsidRPr="00D353AD" w:rsidDel="00B16DD3">
            <w:rPr>
              <w:rFonts w:ascii="Arial" w:hAnsi="Arial" w:cs="Arial"/>
              <w:sz w:val="22"/>
              <w:highlight w:val="yellow"/>
            </w:rPr>
            <w:delText>ucted using the R package caret</w:delText>
          </w:r>
          <w:r w:rsidRPr="00D353AD" w:rsidDel="00B16DD3">
            <w:rPr>
              <w:rFonts w:ascii="Arial" w:hAnsi="Arial" w:cs="Arial"/>
              <w:sz w:val="22"/>
              <w:highlight w:val="yellow"/>
            </w:rPr>
            <w:delText xml:space="preserve"> based on </w:delText>
          </w:r>
          <w:r w:rsidR="00305811" w:rsidRPr="00D353AD" w:rsidDel="00B16DD3">
            <w:rPr>
              <w:rFonts w:ascii="Arial" w:hAnsi="Arial" w:cs="Arial"/>
              <w:sz w:val="22"/>
              <w:highlight w:val="yellow"/>
            </w:rPr>
            <w:delText xml:space="preserve">a </w:delText>
          </w:r>
          <w:r w:rsidRPr="00D353AD" w:rsidDel="00B16DD3">
            <w:rPr>
              <w:rFonts w:ascii="Arial" w:hAnsi="Arial" w:cs="Arial"/>
              <w:sz w:val="22"/>
              <w:highlight w:val="yellow"/>
            </w:rPr>
            <w:delText>random forest</w:delText>
          </w:r>
          <w:r w:rsidR="00305811" w:rsidRPr="00D353AD" w:rsidDel="00B16DD3">
            <w:rPr>
              <w:rFonts w:ascii="Arial" w:hAnsi="Arial" w:cs="Arial"/>
              <w:sz w:val="22"/>
              <w:highlight w:val="yellow"/>
            </w:rPr>
            <w:delText xml:space="preserve"> algorithm</w:delText>
          </w:r>
          <w:r w:rsidRPr="00D353AD" w:rsidDel="00B16DD3">
            <w:rPr>
              <w:rFonts w:ascii="Arial" w:hAnsi="Arial" w:cs="Arial"/>
              <w:sz w:val="22"/>
              <w:highlight w:val="yellow"/>
            </w:rPr>
            <w:delText>.</w:delText>
          </w:r>
        </w:del>
      </w:moveFrom>
      <w:moveFromRangeEnd w:id="882"/>
      <w:moveToRangeStart w:id="885" w:author="Zhang Haikun" w:date="2019-12-19T12:41:00Z" w:name="move27651687"/>
      <w:moveTo w:id="886" w:author="Zhang Haikun" w:date="2019-12-19T12:41:00Z">
        <w:del w:id="887" w:author="Zhang Haikun" w:date="2019-12-19T19:21:00Z">
          <w:r w:rsidR="00A86E7B" w:rsidRPr="00D353AD" w:rsidDel="001D1DBC">
            <w:rPr>
              <w:rFonts w:ascii="Arial" w:hAnsi="Arial" w:cs="Arial"/>
              <w:color w:val="000000" w:themeColor="text1"/>
              <w:sz w:val="22"/>
              <w:highlight w:val="yellow"/>
              <w:rPrChange w:id="888" w:author="Zhang Haikun" w:date="2019-12-19T20:06:00Z">
                <w:rPr>
                  <w:rFonts w:ascii="Arial" w:hAnsi="Arial" w:cs="Arial"/>
                  <w:color w:val="000000" w:themeColor="text1"/>
                  <w:sz w:val="22"/>
                  <w:highlight w:val="cyan"/>
                </w:rPr>
              </w:rPrChange>
            </w:rPr>
            <w:delText xml:space="preserve">In order to support </w:delText>
          </w:r>
          <w:r w:rsidR="00A86E7B" w:rsidRPr="00D353AD" w:rsidDel="001D1DBC">
            <w:rPr>
              <w:rFonts w:cs="Arial"/>
              <w:highlight w:val="yellow"/>
              <w:rPrChange w:id="889" w:author="Zhang Haikun" w:date="2019-12-19T20:06:00Z">
                <w:rPr>
                  <w:rFonts w:cs="Arial"/>
                </w:rPr>
              </w:rPrChange>
            </w:rPr>
            <w:delText>Methyl</w:delText>
          </w:r>
          <w:r w:rsidR="00A86E7B" w:rsidRPr="00D353AD" w:rsidDel="001D1DBC">
            <w:rPr>
              <w:rFonts w:cs="Arial"/>
              <w:highlight w:val="yellow"/>
              <w:vertAlign w:val="subscript"/>
              <w:rPrChange w:id="890" w:author="Zhang Haikun" w:date="2019-12-19T20:06:00Z">
                <w:rPr>
                  <w:rFonts w:cs="Arial"/>
                  <w:vertAlign w:val="subscript"/>
                </w:rPr>
              </w:rPrChange>
            </w:rPr>
            <w:delText xml:space="preserve">HBV5k </w:delText>
          </w:r>
          <w:r w:rsidR="00A86E7B" w:rsidRPr="00D353AD" w:rsidDel="001D1DBC">
            <w:rPr>
              <w:rFonts w:ascii="Arial" w:hAnsi="Arial" w:cs="Arial"/>
              <w:color w:val="000000" w:themeColor="text1"/>
              <w:sz w:val="22"/>
              <w:highlight w:val="yellow"/>
              <w:rPrChange w:id="891" w:author="Zhang Haikun" w:date="2019-12-19T20:06:00Z">
                <w:rPr>
                  <w:rFonts w:ascii="Arial" w:hAnsi="Arial" w:cs="Arial"/>
                  <w:color w:val="000000" w:themeColor="text1"/>
                  <w:sz w:val="22"/>
                  <w:highlight w:val="cyan"/>
                </w:rPr>
              </w:rPrChange>
            </w:rPr>
            <w:delText>have consistent performance in low-pass WGBS data and to solve the minor release of cfDNA and the lower sensitity in early stage HCC, we screened for candidate hypo-methylated regions around HBV integration sites.</w:delText>
          </w:r>
          <w:r w:rsidR="00A86E7B" w:rsidRPr="00D353AD" w:rsidDel="001D1DBC">
            <w:rPr>
              <w:rFonts w:ascii="Arial" w:hAnsi="Arial" w:cs="Arial"/>
              <w:color w:val="000000" w:themeColor="text1"/>
              <w:sz w:val="22"/>
              <w:highlight w:val="yellow"/>
            </w:rPr>
            <w:delText xml:space="preserve"> These regions should be long enough to be constantly detected at low-pass WGBS and could be suitable as markers of early stage HCC</w:delText>
          </w:r>
        </w:del>
        <w:del w:id="892" w:author="Zhang Haikun" w:date="2019-12-19T19:22:00Z">
          <w:r w:rsidR="00A86E7B" w:rsidRPr="00D353AD" w:rsidDel="001D1DBC">
            <w:rPr>
              <w:rFonts w:ascii="Arial" w:hAnsi="Arial" w:cs="Arial"/>
              <w:color w:val="000000" w:themeColor="text1"/>
              <w:sz w:val="22"/>
              <w:highlight w:val="yellow"/>
            </w:rPr>
            <w:delText>.</w:delText>
          </w:r>
          <w:r w:rsidR="00A86E7B" w:rsidRPr="00D353AD" w:rsidDel="001D1DBC">
            <w:rPr>
              <w:rFonts w:ascii="Arial" w:hAnsi="Arial" w:cs="Arial"/>
              <w:color w:val="000000" w:themeColor="text1"/>
              <w:sz w:val="22"/>
              <w:highlight w:val="yellow"/>
              <w:rPrChange w:id="893" w:author="Zhang Haikun" w:date="2019-12-19T20:06:00Z">
                <w:rPr>
                  <w:rFonts w:ascii="Arial" w:hAnsi="Arial" w:cs="Arial"/>
                  <w:color w:val="000000" w:themeColor="text1"/>
                  <w:sz w:val="22"/>
                </w:rPr>
              </w:rPrChange>
            </w:rPr>
            <w:delText xml:space="preserve"> For 6,072 reported HBV integration sites,</w:delText>
          </w:r>
        </w:del>
        <w:del w:id="894" w:author="Zhang Haikun" w:date="2019-12-19T19:26:00Z">
          <w:r w:rsidR="00A86E7B" w:rsidRPr="00D353AD" w:rsidDel="00B16DD3">
            <w:rPr>
              <w:rFonts w:ascii="Arial" w:hAnsi="Arial" w:cs="Arial"/>
              <w:color w:val="000000" w:themeColor="text1"/>
              <w:sz w:val="22"/>
              <w:highlight w:val="yellow"/>
              <w:rPrChange w:id="895" w:author="Zhang Haikun" w:date="2019-12-19T20:06:00Z">
                <w:rPr>
                  <w:rFonts w:ascii="Arial" w:hAnsi="Arial" w:cs="Arial"/>
                  <w:color w:val="000000" w:themeColor="text1"/>
                  <w:sz w:val="22"/>
                </w:rPr>
              </w:rPrChange>
            </w:rPr>
            <w:delText xml:space="preserve"> we first obtained 3,083 one with sequening reads more than 10 within 5K flanking regions in all the 54 samples, which were</w:delText>
          </w:r>
          <w:r w:rsidR="00A86E7B" w:rsidRPr="00D353AD" w:rsidDel="00B16DD3">
            <w:rPr>
              <w:rFonts w:ascii="Arial" w:hAnsi="Arial" w:cs="Arial"/>
              <w:color w:val="000000" w:themeColor="text1"/>
              <w:sz w:val="22"/>
              <w:highlight w:val="yellow"/>
            </w:rPr>
            <w:delText xml:space="preserve"> stable detected</w:delText>
          </w:r>
        </w:del>
        <w:del w:id="896" w:author="Zhang Haikun" w:date="2019-12-19T19:25:00Z">
          <w:r w:rsidR="00A86E7B" w:rsidRPr="00D353AD" w:rsidDel="00B16DD3">
            <w:rPr>
              <w:rFonts w:ascii="Arial" w:hAnsi="Arial" w:cs="Arial"/>
              <w:color w:val="000000" w:themeColor="text1"/>
              <w:sz w:val="22"/>
              <w:highlight w:val="yellow"/>
            </w:rPr>
            <w:delText xml:space="preserve"> at low-pass sequencing</w:delText>
          </w:r>
        </w:del>
        <w:del w:id="897" w:author="Zhang Haikun" w:date="2019-12-19T19:26:00Z">
          <w:r w:rsidR="00A86E7B" w:rsidRPr="00D353AD" w:rsidDel="00B16DD3">
            <w:rPr>
              <w:rFonts w:ascii="Arial" w:hAnsi="Arial" w:cs="Arial"/>
              <w:color w:val="000000" w:themeColor="text1"/>
              <w:sz w:val="22"/>
              <w:highlight w:val="yellow"/>
            </w:rPr>
            <w:delText>.</w:delText>
          </w:r>
        </w:del>
        <w:del w:id="898" w:author="Zhang Haikun" w:date="2019-12-19T19:30:00Z">
          <w:r w:rsidR="00A86E7B" w:rsidRPr="00D353AD" w:rsidDel="00B16DD3">
            <w:rPr>
              <w:rFonts w:ascii="Arial" w:hAnsi="Arial" w:cs="Arial"/>
              <w:color w:val="000000" w:themeColor="text1"/>
              <w:sz w:val="22"/>
              <w:highlight w:val="yellow"/>
              <w:rPrChange w:id="899" w:author="Zhang Haikun" w:date="2019-12-19T20:06:00Z">
                <w:rPr>
                  <w:rFonts w:ascii="Arial" w:hAnsi="Arial" w:cs="Arial"/>
                  <w:color w:val="000000" w:themeColor="text1"/>
                  <w:sz w:val="22"/>
                </w:rPr>
              </w:rPrChange>
            </w:rPr>
            <w:delText xml:space="preserve"> </w:delText>
          </w:r>
          <w:r w:rsidR="00A86E7B" w:rsidRPr="00D353AD" w:rsidDel="00B16DD3">
            <w:rPr>
              <w:rFonts w:ascii="Arial" w:hAnsi="Arial" w:cs="Arial"/>
              <w:color w:val="000000" w:themeColor="text1"/>
              <w:sz w:val="22"/>
              <w:highlight w:val="yellow"/>
            </w:rPr>
            <w:delText xml:space="preserve">Then we merged two neighbor sites with their flanking regions into one larger region if their distance was less than 1Mb. </w:delText>
          </w:r>
        </w:del>
        <w:del w:id="900" w:author="Zhang Haikun" w:date="2019-12-19T19:28:00Z">
          <w:r w:rsidR="00A86E7B" w:rsidRPr="00D353AD" w:rsidDel="00B16DD3">
            <w:rPr>
              <w:rFonts w:ascii="Arial" w:hAnsi="Arial" w:cs="Arial"/>
              <w:color w:val="000000" w:themeColor="text1"/>
              <w:sz w:val="22"/>
              <w:highlight w:val="yellow"/>
            </w:rPr>
            <w:delText>At last, We obtained 144 candidate merged regions larger than 1Mb.</w:delText>
          </w:r>
        </w:del>
      </w:moveTo>
    </w:p>
    <w:moveToRangeEnd w:id="885"/>
    <w:p w14:paraId="609F0200" w14:textId="3EB1A44B" w:rsidR="00A86E7B" w:rsidRPr="00D353AD" w:rsidDel="00B16DD3" w:rsidRDefault="00A86E7B" w:rsidP="001E431F">
      <w:pPr>
        <w:spacing w:before="240"/>
        <w:rPr>
          <w:del w:id="901" w:author="Zhang Haikun" w:date="2019-12-19T19:30:00Z"/>
          <w:rFonts w:ascii="Arial" w:hAnsi="Arial" w:cs="Arial"/>
          <w:color w:val="000000" w:themeColor="text1"/>
          <w:sz w:val="22"/>
          <w:highlight w:val="yellow"/>
          <w:rPrChange w:id="902" w:author="Zhang Haikun" w:date="2019-12-19T20:06:00Z">
            <w:rPr>
              <w:del w:id="903" w:author="Zhang Haikun" w:date="2019-12-19T19:30:00Z"/>
              <w:rFonts w:ascii="Arial" w:hAnsi="Arial" w:cs="Arial"/>
              <w:color w:val="000000" w:themeColor="text1"/>
              <w:sz w:val="22"/>
            </w:rPr>
          </w:rPrChange>
        </w:rPr>
      </w:pPr>
    </w:p>
    <w:p w14:paraId="5C689294" w14:textId="18F3E777" w:rsidR="00BA6D10" w:rsidRPr="00D353AD" w:rsidRDefault="00B34E99">
      <w:pPr>
        <w:pStyle w:val="3"/>
        <w:rPr>
          <w:rFonts w:cs="Arial"/>
          <w:highlight w:val="yellow"/>
        </w:rPr>
      </w:pPr>
      <w:r w:rsidRPr="00D353AD">
        <w:rPr>
          <w:rFonts w:cs="Arial"/>
          <w:highlight w:val="yellow"/>
        </w:rPr>
        <w:t>Prediction a</w:t>
      </w:r>
      <w:r w:rsidR="00BA6D10" w:rsidRPr="00D353AD">
        <w:rPr>
          <w:rFonts w:cs="Arial"/>
          <w:highlight w:val="yellow"/>
        </w:rPr>
        <w:t>nalysis</w:t>
      </w:r>
      <w:r w:rsidR="001E431F" w:rsidRPr="00D353AD">
        <w:rPr>
          <w:rFonts w:cs="Arial"/>
          <w:highlight w:val="yellow"/>
        </w:rPr>
        <w:t xml:space="preserve"> </w:t>
      </w:r>
      <w:r w:rsidRPr="00D353AD">
        <w:rPr>
          <w:rFonts w:cs="Arial"/>
          <w:highlight w:val="yellow"/>
        </w:rPr>
        <w:t xml:space="preserve">and </w:t>
      </w:r>
      <w:ins w:id="904" w:author="Zhang Haikun" w:date="2019-12-19T20:08:00Z">
        <w:r w:rsidR="00D353AD" w:rsidRPr="00682F93">
          <w:rPr>
            <w:rFonts w:cs="Arial"/>
            <w:highlight w:val="yellow"/>
          </w:rPr>
          <w:t xml:space="preserve">receiver operating characteristics </w:t>
        </w:r>
      </w:ins>
      <w:ins w:id="905" w:author="Zhang Haikun" w:date="2019-12-19T20:09:00Z">
        <w:r w:rsidR="00D353AD">
          <w:rPr>
            <w:rFonts w:cs="Arial"/>
            <w:highlight w:val="yellow"/>
          </w:rPr>
          <w:t>(</w:t>
        </w:r>
      </w:ins>
      <w:r w:rsidR="00BA6D10" w:rsidRPr="00D353AD">
        <w:rPr>
          <w:rFonts w:cs="Arial"/>
          <w:highlight w:val="yellow"/>
        </w:rPr>
        <w:t>ROC</w:t>
      </w:r>
      <w:ins w:id="906" w:author="Zhang Haikun" w:date="2019-12-19T20:09:00Z">
        <w:r w:rsidR="00D353AD">
          <w:rPr>
            <w:rFonts w:cs="Arial"/>
            <w:highlight w:val="yellow"/>
          </w:rPr>
          <w:t>)</w:t>
        </w:r>
      </w:ins>
      <w:r w:rsidR="00BA6D10" w:rsidRPr="00D353AD">
        <w:rPr>
          <w:rFonts w:cs="Arial"/>
          <w:highlight w:val="yellow"/>
        </w:rPr>
        <w:t xml:space="preserve"> curves</w:t>
      </w:r>
      <w:r w:rsidR="00BA6D10" w:rsidRPr="00D353AD" w:rsidDel="009205F2">
        <w:rPr>
          <w:rFonts w:cs="Arial"/>
          <w:highlight w:val="yellow"/>
        </w:rPr>
        <w:t xml:space="preserve"> </w:t>
      </w:r>
    </w:p>
    <w:p w14:paraId="4CEE2743" w14:textId="1E4FA1D3" w:rsidR="00EE23F2" w:rsidRPr="00A32097" w:rsidRDefault="00247BD9" w:rsidP="00D3757C">
      <w:pPr>
        <w:spacing w:before="240"/>
        <w:rPr>
          <w:rFonts w:ascii="Arial" w:hAnsi="Arial" w:cs="Arial"/>
          <w:sz w:val="22"/>
        </w:rPr>
      </w:pPr>
      <w:r w:rsidRPr="00D353AD">
        <w:rPr>
          <w:rFonts w:ascii="Arial" w:hAnsi="Arial" w:cs="Arial"/>
          <w:sz w:val="22"/>
          <w:highlight w:val="yellow"/>
        </w:rPr>
        <w:t>The AUCs measure the discrimination be</w:t>
      </w:r>
      <w:r w:rsidR="00727B14" w:rsidRPr="00D353AD">
        <w:rPr>
          <w:rFonts w:ascii="Arial" w:hAnsi="Arial" w:cs="Arial"/>
          <w:sz w:val="22"/>
          <w:highlight w:val="yellow"/>
        </w:rPr>
        <w:t>tween HCC and non-HCC samples</w:t>
      </w:r>
      <w:ins w:id="907" w:author="Zhang Haikun" w:date="2019-12-19T20:05:00Z">
        <w:r w:rsidR="003C7878" w:rsidRPr="00D353AD">
          <w:rPr>
            <w:rFonts w:ascii="Arial" w:hAnsi="Arial" w:cs="Arial"/>
            <w:sz w:val="22"/>
            <w:highlight w:val="yellow"/>
            <w:rPrChange w:id="908" w:author="Zhang Haikun" w:date="2019-12-19T20:06:00Z">
              <w:rPr>
                <w:rFonts w:ascii="Arial" w:hAnsi="Arial" w:cs="Arial"/>
                <w:sz w:val="22"/>
              </w:rPr>
            </w:rPrChange>
          </w:rPr>
          <w:t xml:space="preserve"> (</w:t>
        </w:r>
        <w:r w:rsidR="00D353AD" w:rsidRPr="00D353AD">
          <w:rPr>
            <w:rFonts w:ascii="Arial" w:hAnsi="Arial" w:cs="Arial"/>
            <w:sz w:val="22"/>
            <w:highlight w:val="yellow"/>
            <w:rPrChange w:id="909" w:author="Zhang Haikun" w:date="2019-12-19T20:06:00Z">
              <w:rPr>
                <w:rFonts w:ascii="Arial" w:hAnsi="Arial" w:cs="Arial"/>
                <w:sz w:val="22"/>
              </w:rPr>
            </w:rPrChange>
          </w:rPr>
          <w:t>healthy individuals</w:t>
        </w:r>
      </w:ins>
      <w:ins w:id="910" w:author="Zhang Haikun" w:date="2019-12-19T20:06:00Z">
        <w:r w:rsidR="00D353AD" w:rsidRPr="00D353AD">
          <w:rPr>
            <w:rFonts w:ascii="Arial" w:hAnsi="Arial" w:cs="Arial"/>
            <w:sz w:val="22"/>
            <w:highlight w:val="yellow"/>
            <w:rPrChange w:id="911" w:author="Zhang Haikun" w:date="2019-12-19T20:06:00Z">
              <w:rPr>
                <w:rFonts w:ascii="Arial" w:hAnsi="Arial" w:cs="Arial"/>
                <w:sz w:val="22"/>
              </w:rPr>
            </w:rPrChange>
          </w:rPr>
          <w:t>, patients with chronic hepatitis and cirrhosis</w:t>
        </w:r>
      </w:ins>
      <w:ins w:id="912" w:author="Zhang Haikun" w:date="2019-12-19T20:05:00Z">
        <w:r w:rsidR="003C7878" w:rsidRPr="00D353AD">
          <w:rPr>
            <w:rFonts w:ascii="Arial" w:hAnsi="Arial" w:cs="Arial"/>
            <w:sz w:val="22"/>
            <w:highlight w:val="yellow"/>
            <w:rPrChange w:id="913" w:author="Zhang Haikun" w:date="2019-12-19T20:06:00Z">
              <w:rPr>
                <w:rFonts w:ascii="Arial" w:hAnsi="Arial" w:cs="Arial"/>
                <w:sz w:val="22"/>
              </w:rPr>
            </w:rPrChange>
          </w:rPr>
          <w:t>)</w:t>
        </w:r>
      </w:ins>
      <w:r w:rsidR="00727B14" w:rsidRPr="00D353AD">
        <w:rPr>
          <w:rFonts w:ascii="Arial" w:hAnsi="Arial" w:cs="Arial"/>
          <w:sz w:val="22"/>
          <w:highlight w:val="yellow"/>
        </w:rPr>
        <w:t>.</w:t>
      </w:r>
      <w:r w:rsidRPr="00D353AD">
        <w:rPr>
          <w:rFonts w:ascii="Arial" w:hAnsi="Arial" w:cs="Arial"/>
          <w:sz w:val="22"/>
          <w:highlight w:val="yellow"/>
        </w:rPr>
        <w:t xml:space="preserve"> AUC val</w:t>
      </w:r>
      <w:r w:rsidR="00727B14" w:rsidRPr="00D353AD">
        <w:rPr>
          <w:rFonts w:ascii="Arial" w:hAnsi="Arial" w:cs="Arial"/>
          <w:sz w:val="22"/>
          <w:highlight w:val="yellow"/>
        </w:rPr>
        <w:t>ues calculated in our dataset</w:t>
      </w:r>
      <w:r w:rsidRPr="00D353AD">
        <w:rPr>
          <w:rFonts w:ascii="Arial" w:hAnsi="Arial" w:cs="Arial"/>
          <w:sz w:val="22"/>
          <w:highlight w:val="yellow"/>
        </w:rPr>
        <w:t xml:space="preserve"> were averaged AUC calculated across the the five-fold cross validation runs on the overall test dataset.</w:t>
      </w:r>
      <w:r w:rsidR="00DC3A57" w:rsidRPr="00D353AD">
        <w:rPr>
          <w:rFonts w:ascii="Arial" w:hAnsi="Arial" w:cs="Arial"/>
          <w:sz w:val="22"/>
          <w:highlight w:val="yellow"/>
        </w:rPr>
        <w:t xml:space="preserve"> </w:t>
      </w:r>
      <w:r w:rsidR="00267E4E" w:rsidRPr="00D353AD">
        <w:rPr>
          <w:rFonts w:ascii="Arial" w:hAnsi="Arial" w:cs="Arial"/>
          <w:sz w:val="22"/>
          <w:highlight w:val="yellow"/>
        </w:rPr>
        <w:t>The</w:t>
      </w:r>
      <w:r w:rsidR="000A7249" w:rsidRPr="00D353AD">
        <w:rPr>
          <w:rFonts w:ascii="Arial" w:hAnsi="Arial" w:cs="Arial"/>
          <w:sz w:val="22"/>
          <w:highlight w:val="yellow"/>
        </w:rPr>
        <w:t xml:space="preserve"> </w:t>
      </w:r>
      <w:r w:rsidR="00267E4E" w:rsidRPr="00D353AD">
        <w:rPr>
          <w:rFonts w:ascii="Arial" w:hAnsi="Arial" w:cs="Arial"/>
          <w:sz w:val="22"/>
          <w:highlight w:val="yellow"/>
        </w:rPr>
        <w:t xml:space="preserve">procedure is that </w:t>
      </w:r>
      <w:r w:rsidR="00FC7384" w:rsidRPr="00D353AD">
        <w:rPr>
          <w:rFonts w:ascii="Arial" w:hAnsi="Arial" w:cs="Arial"/>
          <w:sz w:val="22"/>
          <w:highlight w:val="yellow"/>
        </w:rPr>
        <w:t xml:space="preserve">the </w:t>
      </w:r>
      <w:r w:rsidR="00267E4E" w:rsidRPr="00D353AD">
        <w:rPr>
          <w:rFonts w:ascii="Arial" w:hAnsi="Arial" w:cs="Arial"/>
          <w:sz w:val="22"/>
          <w:highlight w:val="yellow"/>
        </w:rPr>
        <w:t>data</w:t>
      </w:r>
      <w:r w:rsidR="00FC7384" w:rsidRPr="00D353AD">
        <w:rPr>
          <w:rFonts w:ascii="Arial" w:hAnsi="Arial" w:cs="Arial"/>
          <w:sz w:val="22"/>
          <w:highlight w:val="yellow"/>
        </w:rPr>
        <w:t xml:space="preserve"> including </w:t>
      </w:r>
      <w:del w:id="914" w:author="Zhang Haikun" w:date="2019-12-19T20:08:00Z">
        <w:r w:rsidR="004921DD" w:rsidRPr="00D353AD" w:rsidDel="00D353AD">
          <w:rPr>
            <w:rFonts w:ascii="Arial" w:hAnsi="Arial" w:cs="Arial"/>
            <w:sz w:val="22"/>
            <w:highlight w:val="yellow"/>
          </w:rPr>
          <w:delText xml:space="preserve">selected </w:delText>
        </w:r>
        <w:commentRangeStart w:id="915"/>
        <w:r w:rsidR="004921DD" w:rsidRPr="00D353AD" w:rsidDel="00D353AD">
          <w:rPr>
            <w:rFonts w:ascii="Arial" w:hAnsi="Arial" w:cs="Arial"/>
            <w:sz w:val="22"/>
            <w:highlight w:val="yellow"/>
          </w:rPr>
          <w:delText>hypo-meth</w:delText>
        </w:r>
        <w:r w:rsidR="00FE5823" w:rsidRPr="00D353AD" w:rsidDel="00D353AD">
          <w:rPr>
            <w:rFonts w:ascii="Arial" w:hAnsi="Arial" w:cs="Arial"/>
            <w:sz w:val="22"/>
            <w:highlight w:val="yellow"/>
          </w:rPr>
          <w:delText>y</w:delText>
        </w:r>
        <w:r w:rsidR="004921DD" w:rsidRPr="00D353AD" w:rsidDel="00D353AD">
          <w:rPr>
            <w:rFonts w:ascii="Arial" w:hAnsi="Arial" w:cs="Arial"/>
            <w:sz w:val="22"/>
            <w:highlight w:val="yellow"/>
          </w:rPr>
          <w:delText>lated regions</w:delText>
        </w:r>
        <w:commentRangeEnd w:id="915"/>
        <w:r w:rsidR="005F11D6" w:rsidRPr="00D353AD" w:rsidDel="00D353AD">
          <w:rPr>
            <w:rStyle w:val="ab"/>
            <w:highlight w:val="yellow"/>
            <w:rPrChange w:id="916" w:author="Zhang Haikun" w:date="2019-12-19T20:06:00Z">
              <w:rPr>
                <w:rStyle w:val="ab"/>
              </w:rPr>
            </w:rPrChange>
          </w:rPr>
          <w:commentReference w:id="915"/>
        </w:r>
        <w:r w:rsidR="004921DD" w:rsidRPr="00D353AD" w:rsidDel="00D353AD">
          <w:rPr>
            <w:rFonts w:ascii="Arial" w:hAnsi="Arial" w:cs="Arial"/>
            <w:sz w:val="22"/>
            <w:highlight w:val="yellow"/>
          </w:rPr>
          <w:delText xml:space="preserve">, </w:delText>
        </w:r>
        <w:r w:rsidR="00FC7384" w:rsidRPr="00D353AD" w:rsidDel="00D353AD">
          <w:rPr>
            <w:rFonts w:ascii="Arial" w:hAnsi="Arial" w:cs="Arial"/>
            <w:sz w:val="22"/>
            <w:highlight w:val="yellow"/>
          </w:rPr>
          <w:delText>Methyl</w:delText>
        </w:r>
        <w:r w:rsidR="00FC7384" w:rsidRPr="00D353AD" w:rsidDel="00D353AD">
          <w:rPr>
            <w:rFonts w:ascii="Arial" w:hAnsi="Arial" w:cs="Arial"/>
            <w:sz w:val="22"/>
            <w:highlight w:val="yellow"/>
            <w:vertAlign w:val="subscript"/>
          </w:rPr>
          <w:delText>HBV</w:delText>
        </w:r>
        <w:r w:rsidR="004921DD" w:rsidRPr="00D353AD" w:rsidDel="00D353AD">
          <w:rPr>
            <w:rFonts w:ascii="Arial" w:hAnsi="Arial" w:cs="Arial"/>
            <w:sz w:val="22"/>
            <w:highlight w:val="yellow"/>
            <w:vertAlign w:val="subscript"/>
          </w:rPr>
          <w:delText>5k</w:delText>
        </w:r>
        <w:r w:rsidR="00FC7384" w:rsidRPr="00D353AD" w:rsidDel="00D353AD">
          <w:rPr>
            <w:rFonts w:ascii="Arial" w:hAnsi="Arial" w:cs="Arial"/>
            <w:sz w:val="22"/>
            <w:highlight w:val="yellow"/>
          </w:rPr>
          <w:delText>, AFP, cfDNA</w:delText>
        </w:r>
        <w:r w:rsidR="00FC7384" w:rsidRPr="00D353AD" w:rsidDel="00D353AD">
          <w:rPr>
            <w:rFonts w:ascii="Arial" w:hAnsi="Arial" w:cs="Arial"/>
            <w:sz w:val="22"/>
            <w:highlight w:val="yellow"/>
            <w:vertAlign w:val="subscript"/>
          </w:rPr>
          <w:delText>size</w:delText>
        </w:r>
      </w:del>
      <w:ins w:id="917" w:author="Zhang Haikun" w:date="2019-12-19T20:08:00Z">
        <w:r w:rsidR="00D353AD">
          <w:rPr>
            <w:rFonts w:ascii="Arial" w:hAnsi="Arial" w:cs="Arial"/>
            <w:sz w:val="22"/>
            <w:highlight w:val="yellow"/>
          </w:rPr>
          <w:t xml:space="preserve">all the </w:t>
        </w:r>
        <w:r w:rsidR="00D353AD" w:rsidRPr="00682F93">
          <w:rPr>
            <w:rFonts w:ascii="Arial" w:hAnsi="Arial" w:cs="Arial"/>
            <w:sz w:val="22"/>
            <w:highlight w:val="yellow"/>
          </w:rPr>
          <w:t>features</w:t>
        </w:r>
      </w:ins>
      <w:r w:rsidR="00FC7384" w:rsidRPr="00D353AD">
        <w:rPr>
          <w:rFonts w:ascii="Arial" w:hAnsi="Arial" w:cs="Arial"/>
          <w:sz w:val="22"/>
          <w:highlight w:val="yellow"/>
        </w:rPr>
        <w:t xml:space="preserve"> </w:t>
      </w:r>
      <w:r w:rsidR="00267E4E" w:rsidRPr="00D353AD">
        <w:rPr>
          <w:rFonts w:ascii="Arial" w:hAnsi="Arial" w:cs="Arial"/>
          <w:sz w:val="22"/>
          <w:highlight w:val="yellow"/>
        </w:rPr>
        <w:t xml:space="preserve">were divided into 5 equal parts and each of them </w:t>
      </w:r>
      <w:r w:rsidR="001A46EF" w:rsidRPr="00D353AD">
        <w:rPr>
          <w:rFonts w:ascii="Arial" w:hAnsi="Arial" w:cs="Arial"/>
          <w:sz w:val="22"/>
          <w:highlight w:val="yellow"/>
        </w:rPr>
        <w:t xml:space="preserve">was set as </w:t>
      </w:r>
      <w:r w:rsidR="000A7249" w:rsidRPr="00D353AD">
        <w:rPr>
          <w:rFonts w:ascii="Arial" w:hAnsi="Arial" w:cs="Arial"/>
          <w:sz w:val="22"/>
          <w:highlight w:val="yellow"/>
        </w:rPr>
        <w:t xml:space="preserve">the </w:t>
      </w:r>
      <w:r w:rsidR="00267E4E" w:rsidRPr="00D353AD">
        <w:rPr>
          <w:rFonts w:ascii="Arial" w:hAnsi="Arial" w:cs="Arial"/>
          <w:sz w:val="22"/>
          <w:highlight w:val="yellow"/>
        </w:rPr>
        <w:t xml:space="preserve">test dataset </w:t>
      </w:r>
      <w:r w:rsidR="001A46EF" w:rsidRPr="00D353AD">
        <w:rPr>
          <w:rFonts w:ascii="Arial" w:hAnsi="Arial" w:cs="Arial"/>
          <w:sz w:val="22"/>
          <w:highlight w:val="yellow"/>
        </w:rPr>
        <w:t>while</w:t>
      </w:r>
      <w:r w:rsidR="00267E4E" w:rsidRPr="00D353AD">
        <w:rPr>
          <w:rFonts w:ascii="Arial" w:hAnsi="Arial" w:cs="Arial"/>
          <w:sz w:val="22"/>
          <w:highlight w:val="yellow"/>
        </w:rPr>
        <w:t xml:space="preserve"> the remaining as the training dataset. In the training stage,</w:t>
      </w:r>
      <w:r w:rsidR="00580D90" w:rsidRPr="00D353AD">
        <w:rPr>
          <w:rFonts w:ascii="Arial" w:hAnsi="Arial" w:cs="Arial"/>
          <w:sz w:val="22"/>
          <w:highlight w:val="yellow"/>
        </w:rPr>
        <w:t xml:space="preserve"> </w:t>
      </w:r>
      <w:r w:rsidR="000A7249" w:rsidRPr="00D353AD">
        <w:rPr>
          <w:rFonts w:ascii="Arial" w:hAnsi="Arial" w:cs="Arial"/>
          <w:sz w:val="22"/>
          <w:highlight w:val="yellow"/>
        </w:rPr>
        <w:t xml:space="preserve">a </w:t>
      </w:r>
      <w:r w:rsidR="00FC7384" w:rsidRPr="00D353AD">
        <w:rPr>
          <w:rFonts w:ascii="Arial" w:hAnsi="Arial" w:cs="Arial"/>
          <w:sz w:val="22"/>
          <w:highlight w:val="yellow"/>
        </w:rPr>
        <w:t>logistic regression</w:t>
      </w:r>
      <w:r w:rsidR="000A7249" w:rsidRPr="00D353AD">
        <w:rPr>
          <w:rFonts w:ascii="Arial" w:hAnsi="Arial" w:cs="Arial"/>
          <w:sz w:val="22"/>
          <w:highlight w:val="yellow"/>
        </w:rPr>
        <w:t>-</w:t>
      </w:r>
      <w:r w:rsidR="00FC7384" w:rsidRPr="00D353AD">
        <w:rPr>
          <w:rFonts w:ascii="Arial" w:hAnsi="Arial" w:cs="Arial"/>
          <w:sz w:val="22"/>
          <w:highlight w:val="yellow"/>
        </w:rPr>
        <w:t xml:space="preserve">based </w:t>
      </w:r>
      <w:r w:rsidR="00267E4E" w:rsidRPr="00D353AD">
        <w:rPr>
          <w:rFonts w:ascii="Arial" w:hAnsi="Arial" w:cs="Arial"/>
          <w:sz w:val="22"/>
          <w:highlight w:val="yellow"/>
        </w:rPr>
        <w:t xml:space="preserve">prediction model was </w:t>
      </w:r>
      <w:r w:rsidR="00727B14" w:rsidRPr="00D353AD">
        <w:rPr>
          <w:rFonts w:ascii="Arial" w:hAnsi="Arial" w:cs="Arial"/>
          <w:sz w:val="22"/>
          <w:highlight w:val="yellow"/>
        </w:rPr>
        <w:t xml:space="preserve">used. </w:t>
      </w:r>
      <w:r w:rsidR="00F0678C" w:rsidRPr="00D353AD">
        <w:rPr>
          <w:rFonts w:ascii="Arial" w:hAnsi="Arial" w:cs="Arial"/>
          <w:sz w:val="22"/>
          <w:highlight w:val="yellow"/>
        </w:rPr>
        <w:t xml:space="preserve">Analysis of </w:t>
      </w:r>
      <w:del w:id="918" w:author="Zhang Haikun" w:date="2019-12-19T20:09:00Z">
        <w:r w:rsidR="00F0678C" w:rsidRPr="00D353AD" w:rsidDel="00D353AD">
          <w:rPr>
            <w:rFonts w:ascii="Arial" w:hAnsi="Arial" w:cs="Arial"/>
            <w:sz w:val="22"/>
            <w:highlight w:val="yellow"/>
          </w:rPr>
          <w:delText>receiver operating characteristics (</w:delText>
        </w:r>
      </w:del>
      <w:r w:rsidR="00F0678C" w:rsidRPr="00D353AD">
        <w:rPr>
          <w:rFonts w:ascii="Arial" w:hAnsi="Arial" w:cs="Arial"/>
          <w:sz w:val="22"/>
          <w:highlight w:val="yellow"/>
        </w:rPr>
        <w:t>ROC</w:t>
      </w:r>
      <w:del w:id="919" w:author="Zhang Haikun" w:date="2019-12-19T20:09:00Z">
        <w:r w:rsidR="00F0678C" w:rsidRPr="00D353AD" w:rsidDel="00D353AD">
          <w:rPr>
            <w:rFonts w:ascii="Arial" w:hAnsi="Arial" w:cs="Arial"/>
            <w:sz w:val="22"/>
            <w:highlight w:val="yellow"/>
          </w:rPr>
          <w:delText>)</w:delText>
        </w:r>
      </w:del>
      <w:r w:rsidR="00F0678C" w:rsidRPr="00D353AD">
        <w:rPr>
          <w:rFonts w:ascii="Arial" w:hAnsi="Arial" w:cs="Arial"/>
          <w:sz w:val="22"/>
          <w:highlight w:val="yellow"/>
        </w:rPr>
        <w:t xml:space="preserve"> curves w</w:t>
      </w:r>
      <w:r w:rsidR="00340496" w:rsidRPr="00D353AD">
        <w:rPr>
          <w:rFonts w:ascii="Arial" w:hAnsi="Arial" w:cs="Arial"/>
          <w:sz w:val="22"/>
          <w:highlight w:val="yellow"/>
        </w:rPr>
        <w:t>as constructed using</w:t>
      </w:r>
      <w:r w:rsidR="00787849" w:rsidRPr="00D353AD">
        <w:rPr>
          <w:rFonts w:ascii="Arial" w:hAnsi="Arial" w:cs="Arial"/>
          <w:sz w:val="22"/>
          <w:highlight w:val="yellow"/>
        </w:rPr>
        <w:t xml:space="preserve"> R package PredictABEL</w:t>
      </w:r>
      <w:r w:rsidR="00340496" w:rsidRPr="00D353AD">
        <w:rPr>
          <w:rFonts w:ascii="Arial" w:hAnsi="Arial" w:cs="Arial"/>
          <w:sz w:val="22"/>
          <w:highlight w:val="yellow"/>
        </w:rPr>
        <w:t>.</w:t>
      </w:r>
    </w:p>
    <w:p w14:paraId="2FE19250" w14:textId="77777777" w:rsidR="009B299B" w:rsidRPr="00A32097" w:rsidRDefault="009B299B">
      <w:pPr>
        <w:pStyle w:val="HTML"/>
        <w:rPr>
          <w:rFonts w:ascii="Arial" w:hAnsi="Arial" w:cs="Arial"/>
          <w:sz w:val="22"/>
        </w:rPr>
      </w:pPr>
    </w:p>
    <w:p w14:paraId="7D96CFA4" w14:textId="5E6E394D" w:rsidR="0068686A" w:rsidRPr="00A32097" w:rsidRDefault="0068686A">
      <w:pPr>
        <w:rPr>
          <w:rFonts w:ascii="Arial" w:hAnsi="Arial" w:cs="Arial"/>
          <w:b/>
          <w:sz w:val="22"/>
        </w:rPr>
      </w:pPr>
      <w:r w:rsidRPr="00A32097">
        <w:rPr>
          <w:rFonts w:ascii="Arial" w:hAnsi="Arial" w:cs="Arial"/>
          <w:b/>
          <w:sz w:val="22"/>
        </w:rPr>
        <w:t>Acknowledgements</w:t>
      </w:r>
    </w:p>
    <w:p w14:paraId="6706DEB1" w14:textId="1355E988" w:rsidR="009523FC" w:rsidRPr="00A32097" w:rsidRDefault="00AA2A6E">
      <w:pPr>
        <w:spacing w:before="240"/>
        <w:rPr>
          <w:rFonts w:ascii="Arial" w:hAnsi="Arial" w:cs="Arial"/>
          <w:sz w:val="22"/>
        </w:rPr>
      </w:pPr>
      <w:r w:rsidRPr="00A32097">
        <w:rPr>
          <w:rFonts w:ascii="Arial" w:hAnsi="Arial" w:cs="Arial"/>
          <w:sz w:val="22"/>
        </w:rPr>
        <w:t>This study is funded by </w:t>
      </w:r>
      <w:r w:rsidR="003C7B6B" w:rsidRPr="00A32097">
        <w:rPr>
          <w:rFonts w:ascii="Arial" w:hAnsi="Arial" w:cs="Arial"/>
          <w:sz w:val="22"/>
        </w:rPr>
        <w:t>Innovation Promotion Association CAS (2016098) and National Natural Science Foundation of China (81201700) to D.Z., Major State Basic Research Development Program (</w:t>
      </w:r>
      <w:r w:rsidR="00AF15D7" w:rsidRPr="00A32097">
        <w:rPr>
          <w:rFonts w:ascii="Arial" w:hAnsi="Arial" w:cs="Arial"/>
          <w:sz w:val="22"/>
        </w:rPr>
        <w:t>2014CB542006</w:t>
      </w:r>
      <w:r w:rsidR="00AF15D7" w:rsidRPr="00A32097">
        <w:rPr>
          <w:rFonts w:ascii="Arial" w:hAnsi="Arial" w:cs="Arial"/>
        </w:rPr>
        <w:t>)</w:t>
      </w:r>
      <w:r w:rsidR="003C7B6B" w:rsidRPr="00A32097">
        <w:rPr>
          <w:rFonts w:ascii="Arial" w:hAnsi="Arial" w:cs="Arial"/>
          <w:sz w:val="22"/>
        </w:rPr>
        <w:t>, the Key Research Program of the Chinese Academy of Sciences (KJZD-EW-L14) to C.Z., Capital's Funds for Health Improvement and Research (2018-1-1151) to P.D.</w:t>
      </w:r>
      <w:r w:rsidR="008E5C84" w:rsidRPr="008E5C84">
        <w:t xml:space="preserve"> </w:t>
      </w:r>
      <w:r w:rsidR="008E5C84" w:rsidRPr="008E5C84">
        <w:rPr>
          <w:rFonts w:ascii="Arial" w:hAnsi="Arial" w:cs="Arial"/>
          <w:sz w:val="22"/>
        </w:rPr>
        <w:t>The authors greatly acknowledge Dr Yuk Ming Dennis Lo and his team in the Chinese University</w:t>
      </w:r>
      <w:r w:rsidR="008E5C84">
        <w:rPr>
          <w:rFonts w:ascii="Arial" w:hAnsi="Arial" w:cs="Arial"/>
          <w:sz w:val="22"/>
        </w:rPr>
        <w:t xml:space="preserve"> of Hong Kong for his cfDNA data</w:t>
      </w:r>
      <w:r w:rsidR="008E5C84" w:rsidRPr="008E5C84">
        <w:rPr>
          <w:rFonts w:ascii="Arial" w:hAnsi="Arial" w:cs="Arial"/>
          <w:sz w:val="22"/>
        </w:rPr>
        <w:t>.</w:t>
      </w:r>
    </w:p>
    <w:p w14:paraId="05D9FAAA" w14:textId="77777777" w:rsidR="009523FC" w:rsidRPr="00A32097" w:rsidRDefault="009523FC">
      <w:pPr>
        <w:rPr>
          <w:rFonts w:ascii="Arial" w:hAnsi="Arial" w:cs="Arial"/>
          <w:b/>
          <w:sz w:val="22"/>
        </w:rPr>
      </w:pPr>
    </w:p>
    <w:p w14:paraId="2E0413A0" w14:textId="10F04991" w:rsidR="0068686A" w:rsidRPr="00A32097" w:rsidRDefault="0068686A">
      <w:pPr>
        <w:rPr>
          <w:rFonts w:ascii="Arial" w:hAnsi="Arial" w:cs="Arial"/>
          <w:b/>
          <w:sz w:val="22"/>
        </w:rPr>
      </w:pPr>
      <w:r w:rsidRPr="00A32097">
        <w:rPr>
          <w:rFonts w:ascii="Arial" w:hAnsi="Arial" w:cs="Arial"/>
          <w:b/>
          <w:sz w:val="22"/>
        </w:rPr>
        <w:t>Authorship Contributions</w:t>
      </w:r>
    </w:p>
    <w:p w14:paraId="6D430548" w14:textId="51744FD8" w:rsidR="00411D7A" w:rsidRPr="00A32097" w:rsidRDefault="003E09C7">
      <w:pPr>
        <w:spacing w:before="240"/>
        <w:rPr>
          <w:rFonts w:ascii="Arial" w:hAnsi="Arial" w:cs="Arial"/>
          <w:sz w:val="22"/>
        </w:rPr>
      </w:pPr>
      <w:r w:rsidRPr="00A32097">
        <w:rPr>
          <w:rFonts w:ascii="Arial" w:hAnsi="Arial" w:cs="Arial"/>
          <w:sz w:val="22"/>
        </w:rPr>
        <w:t xml:space="preserve">HZ </w:t>
      </w:r>
      <w:r w:rsidR="001A7511" w:rsidRPr="00A32097">
        <w:rPr>
          <w:rFonts w:ascii="Arial" w:hAnsi="Arial" w:cs="Arial"/>
          <w:sz w:val="22"/>
        </w:rPr>
        <w:t xml:space="preserve">and </w:t>
      </w:r>
      <w:r w:rsidR="00637638" w:rsidRPr="00A32097">
        <w:rPr>
          <w:rFonts w:ascii="Arial" w:hAnsi="Arial" w:cs="Arial"/>
          <w:sz w:val="22"/>
        </w:rPr>
        <w:t>S</w:t>
      </w:r>
      <w:r w:rsidR="001A7511" w:rsidRPr="00A32097">
        <w:rPr>
          <w:rFonts w:ascii="Arial" w:hAnsi="Arial" w:cs="Arial"/>
          <w:sz w:val="22"/>
        </w:rPr>
        <w:t>G</w:t>
      </w:r>
      <w:r w:rsidR="00637638" w:rsidRPr="00A32097">
        <w:rPr>
          <w:rFonts w:ascii="Arial" w:hAnsi="Arial" w:cs="Arial"/>
          <w:sz w:val="22"/>
        </w:rPr>
        <w:t xml:space="preserve"> performed analyses, </w:t>
      </w:r>
      <w:r w:rsidRPr="00A32097">
        <w:rPr>
          <w:rFonts w:ascii="Arial" w:hAnsi="Arial" w:cs="Arial"/>
          <w:sz w:val="22"/>
        </w:rPr>
        <w:t xml:space="preserve">developed analysis methods and power calculations, </w:t>
      </w:r>
      <w:r w:rsidR="00637638" w:rsidRPr="00A32097">
        <w:rPr>
          <w:rFonts w:ascii="Arial" w:hAnsi="Arial" w:cs="Arial"/>
          <w:sz w:val="22"/>
        </w:rPr>
        <w:t xml:space="preserve">interpreted results, and </w:t>
      </w:r>
      <w:r w:rsidR="001A7511" w:rsidRPr="00A32097">
        <w:rPr>
          <w:rFonts w:ascii="Arial" w:hAnsi="Arial" w:cs="Arial"/>
          <w:sz w:val="22"/>
        </w:rPr>
        <w:t>drafted</w:t>
      </w:r>
      <w:r w:rsidR="00637638" w:rsidRPr="00A32097">
        <w:rPr>
          <w:rFonts w:ascii="Arial" w:hAnsi="Arial" w:cs="Arial"/>
          <w:sz w:val="22"/>
        </w:rPr>
        <w:t xml:space="preserve"> the manuscript.</w:t>
      </w:r>
      <w:r w:rsidRPr="00A32097">
        <w:rPr>
          <w:rFonts w:ascii="Arial" w:hAnsi="Arial" w:cs="Arial"/>
          <w:sz w:val="22"/>
        </w:rPr>
        <w:t xml:space="preserve"> PD enrolled patients and collected</w:t>
      </w:r>
      <w:r w:rsidR="001A7511" w:rsidRPr="00A32097">
        <w:rPr>
          <w:rFonts w:ascii="Arial" w:hAnsi="Arial" w:cs="Arial"/>
          <w:sz w:val="22"/>
        </w:rPr>
        <w:t xml:space="preserve"> all</w:t>
      </w:r>
      <w:r w:rsidRPr="00A32097">
        <w:rPr>
          <w:rFonts w:ascii="Arial" w:hAnsi="Arial" w:cs="Arial"/>
          <w:sz w:val="22"/>
        </w:rPr>
        <w:t xml:space="preserve"> the clinical information</w:t>
      </w:r>
      <w:r w:rsidR="001A7511" w:rsidRPr="00A32097">
        <w:rPr>
          <w:rFonts w:ascii="Arial" w:hAnsi="Arial" w:cs="Arial"/>
          <w:sz w:val="22"/>
        </w:rPr>
        <w:t xml:space="preserve">. </w:t>
      </w:r>
      <w:ins w:id="920" w:author="Zhang Haikun" w:date="2019-12-19T14:05:00Z">
        <w:r w:rsidR="00295B5C" w:rsidRPr="00295B5C">
          <w:rPr>
            <w:rFonts w:ascii="Arial" w:hAnsi="Arial" w:cs="Arial"/>
            <w:sz w:val="22"/>
          </w:rPr>
          <w:t>CT and JK conducted sequencing experiments, WC and FJ processed th</w:t>
        </w:r>
        <w:r w:rsidR="00295B5C">
          <w:rPr>
            <w:rFonts w:ascii="Arial" w:hAnsi="Arial" w:cs="Arial" w:hint="eastAsia"/>
            <w:sz w:val="22"/>
          </w:rPr>
          <w:t>e</w:t>
        </w:r>
        <w:r w:rsidR="00295B5C" w:rsidRPr="00295B5C">
          <w:rPr>
            <w:rFonts w:ascii="Arial" w:hAnsi="Arial" w:cs="Arial"/>
            <w:sz w:val="22"/>
          </w:rPr>
          <w:t xml:space="preserve"> raw data and perfomed quality control.</w:t>
        </w:r>
      </w:ins>
      <w:del w:id="921" w:author="Zhang Haikun" w:date="2019-12-19T14:05:00Z">
        <w:r w:rsidR="001A7511" w:rsidRPr="00A32097" w:rsidDel="00295B5C">
          <w:rPr>
            <w:rFonts w:ascii="Arial" w:hAnsi="Arial" w:cs="Arial"/>
            <w:sz w:val="22"/>
          </w:rPr>
          <w:delText>CT and JK conducted sequencing experiments.</w:delText>
        </w:r>
      </w:del>
      <w:r w:rsidR="001A7511" w:rsidRPr="00A32097">
        <w:rPr>
          <w:rFonts w:ascii="Arial" w:hAnsi="Arial" w:cs="Arial"/>
          <w:sz w:val="22"/>
        </w:rPr>
        <w:t xml:space="preserve"> ZW collected and prepared tissue samples for sequencing analysis and collected results of clinical assays.</w:t>
      </w:r>
      <w:r w:rsidRPr="00A32097">
        <w:rPr>
          <w:rFonts w:ascii="Arial" w:hAnsi="Arial" w:cs="Arial"/>
          <w:sz w:val="22"/>
        </w:rPr>
        <w:t xml:space="preserve"> </w:t>
      </w:r>
      <w:r w:rsidR="00CF0884" w:rsidRPr="00A32097">
        <w:rPr>
          <w:rFonts w:ascii="Arial" w:hAnsi="Arial" w:cs="Arial"/>
          <w:sz w:val="22"/>
        </w:rPr>
        <w:t>RC and AV</w:t>
      </w:r>
      <w:r w:rsidR="00637638" w:rsidRPr="00A32097">
        <w:rPr>
          <w:rFonts w:ascii="Arial" w:hAnsi="Arial" w:cs="Arial"/>
          <w:sz w:val="22"/>
        </w:rPr>
        <w:t xml:space="preserve"> interpreted results, provided </w:t>
      </w:r>
      <w:r w:rsidRPr="00A32097">
        <w:rPr>
          <w:rFonts w:ascii="Arial" w:hAnsi="Arial" w:cs="Arial"/>
          <w:sz w:val="22"/>
        </w:rPr>
        <w:t xml:space="preserve">liver cancer </w:t>
      </w:r>
      <w:r w:rsidR="006F7211" w:rsidRPr="00A32097">
        <w:rPr>
          <w:rFonts w:ascii="Arial" w:hAnsi="Arial" w:cs="Arial"/>
          <w:sz w:val="22"/>
        </w:rPr>
        <w:t xml:space="preserve">and hepatology </w:t>
      </w:r>
      <w:r w:rsidR="00CF0884" w:rsidRPr="00A32097">
        <w:rPr>
          <w:rFonts w:ascii="Arial" w:hAnsi="Arial" w:cs="Arial"/>
          <w:sz w:val="22"/>
        </w:rPr>
        <w:t xml:space="preserve">clinical </w:t>
      </w:r>
      <w:r w:rsidR="00637638" w:rsidRPr="00A32097">
        <w:rPr>
          <w:rFonts w:ascii="Arial" w:hAnsi="Arial" w:cs="Arial"/>
          <w:sz w:val="22"/>
        </w:rPr>
        <w:t xml:space="preserve">expertise, reviewed and edited the manuscript. </w:t>
      </w:r>
      <w:r w:rsidR="001A7511" w:rsidRPr="00A32097">
        <w:rPr>
          <w:rFonts w:ascii="Arial" w:hAnsi="Arial" w:cs="Arial"/>
          <w:sz w:val="22"/>
        </w:rPr>
        <w:t xml:space="preserve">HD </w:t>
      </w:r>
      <w:r w:rsidR="00637638" w:rsidRPr="00A32097">
        <w:rPr>
          <w:rFonts w:ascii="Arial" w:hAnsi="Arial" w:cs="Arial"/>
          <w:sz w:val="22"/>
        </w:rPr>
        <w:t xml:space="preserve">aided in the analyses and reviewed the manuscript. </w:t>
      </w:r>
      <w:r w:rsidR="001A7511" w:rsidRPr="00A32097">
        <w:rPr>
          <w:rFonts w:ascii="Arial" w:hAnsi="Arial" w:cs="Arial"/>
          <w:sz w:val="22"/>
        </w:rPr>
        <w:t xml:space="preserve">HD </w:t>
      </w:r>
      <w:r w:rsidR="00637638" w:rsidRPr="00A32097">
        <w:rPr>
          <w:rFonts w:ascii="Arial" w:hAnsi="Arial" w:cs="Arial"/>
          <w:sz w:val="22"/>
        </w:rPr>
        <w:t xml:space="preserve">provided clinical advice and reviewed the manuscript. </w:t>
      </w:r>
      <w:r w:rsidR="00B67BCA" w:rsidRPr="00A32097">
        <w:rPr>
          <w:rFonts w:ascii="Arial" w:hAnsi="Arial" w:cs="Arial"/>
          <w:sz w:val="22"/>
        </w:rPr>
        <w:t xml:space="preserve">SJS provided analysis advice, </w:t>
      </w:r>
      <w:r w:rsidR="00972337" w:rsidRPr="00A32097">
        <w:rPr>
          <w:rFonts w:ascii="Arial" w:hAnsi="Arial" w:cs="Arial"/>
          <w:sz w:val="22"/>
        </w:rPr>
        <w:t xml:space="preserve">aided in coordinating </w:t>
      </w:r>
      <w:r w:rsidR="0022512C">
        <w:rPr>
          <w:rFonts w:ascii="Arial" w:hAnsi="Arial" w:cs="Arial"/>
          <w:sz w:val="22"/>
        </w:rPr>
        <w:t xml:space="preserve">and </w:t>
      </w:r>
      <w:r w:rsidR="0022512C" w:rsidRPr="00A32097">
        <w:rPr>
          <w:rFonts w:ascii="Arial" w:hAnsi="Arial" w:cs="Arial"/>
          <w:sz w:val="22"/>
        </w:rPr>
        <w:t xml:space="preserve">supervised </w:t>
      </w:r>
      <w:r w:rsidR="0022512C">
        <w:rPr>
          <w:rFonts w:ascii="Arial" w:hAnsi="Arial" w:cs="Arial"/>
          <w:sz w:val="22"/>
        </w:rPr>
        <w:t xml:space="preserve">all the </w:t>
      </w:r>
      <w:r w:rsidR="00972337" w:rsidRPr="00A32097">
        <w:rPr>
          <w:rFonts w:ascii="Arial" w:hAnsi="Arial" w:cs="Arial"/>
          <w:sz w:val="22"/>
        </w:rPr>
        <w:t xml:space="preserve">scientific activities, </w:t>
      </w:r>
      <w:r w:rsidR="00B67BCA" w:rsidRPr="00A32097">
        <w:rPr>
          <w:rFonts w:ascii="Arial" w:hAnsi="Arial" w:cs="Arial"/>
          <w:sz w:val="22"/>
        </w:rPr>
        <w:t xml:space="preserve">reviewed and edited the manuscript. </w:t>
      </w:r>
      <w:r w:rsidR="001A7511" w:rsidRPr="00A32097">
        <w:rPr>
          <w:rFonts w:ascii="Arial" w:hAnsi="Arial" w:cs="Arial"/>
          <w:sz w:val="22"/>
        </w:rPr>
        <w:t xml:space="preserve">DZ and </w:t>
      </w:r>
      <w:r w:rsidRPr="00A32097">
        <w:rPr>
          <w:rFonts w:ascii="Arial" w:hAnsi="Arial" w:cs="Arial"/>
          <w:sz w:val="22"/>
        </w:rPr>
        <w:t>CZ</w:t>
      </w:r>
      <w:r w:rsidR="001A7511" w:rsidRPr="00A32097">
        <w:rPr>
          <w:rFonts w:ascii="Arial" w:hAnsi="Arial" w:cs="Arial"/>
          <w:sz w:val="22"/>
        </w:rPr>
        <w:t xml:space="preserve"> designed the study, </w:t>
      </w:r>
      <w:r w:rsidRPr="00A32097">
        <w:rPr>
          <w:rFonts w:ascii="Arial" w:hAnsi="Arial" w:cs="Arial"/>
          <w:sz w:val="22"/>
        </w:rPr>
        <w:t xml:space="preserve">supervised all experiments and analysis, </w:t>
      </w:r>
      <w:r w:rsidR="00637638" w:rsidRPr="00A32097">
        <w:rPr>
          <w:rFonts w:ascii="Arial" w:hAnsi="Arial" w:cs="Arial"/>
          <w:sz w:val="22"/>
        </w:rPr>
        <w:t xml:space="preserve">provided molecular and cellular biology advice, reviewed and edited the manuscript. </w:t>
      </w:r>
    </w:p>
    <w:p w14:paraId="7FE006F5" w14:textId="59F083A3" w:rsidR="009523FC" w:rsidRPr="00A32097" w:rsidRDefault="009523FC">
      <w:pPr>
        <w:rPr>
          <w:rFonts w:ascii="Arial" w:hAnsi="Arial" w:cs="Arial"/>
          <w:b/>
          <w:sz w:val="22"/>
        </w:rPr>
      </w:pPr>
    </w:p>
    <w:p w14:paraId="487CAE58" w14:textId="77777777" w:rsidR="0068686A" w:rsidRPr="00A32097" w:rsidRDefault="0068686A">
      <w:pPr>
        <w:rPr>
          <w:rFonts w:ascii="Arial" w:hAnsi="Arial" w:cs="Arial"/>
          <w:b/>
          <w:sz w:val="22"/>
        </w:rPr>
      </w:pPr>
      <w:r w:rsidRPr="00A32097">
        <w:rPr>
          <w:rFonts w:ascii="Arial" w:hAnsi="Arial" w:cs="Arial"/>
          <w:b/>
          <w:sz w:val="22"/>
        </w:rPr>
        <w:t>Disclosure of Conflicts of Interest</w:t>
      </w:r>
    </w:p>
    <w:p w14:paraId="1BB03E96" w14:textId="59411EC8" w:rsidR="0068686A" w:rsidRPr="00A32097" w:rsidRDefault="0068686A">
      <w:pPr>
        <w:spacing w:before="240"/>
        <w:rPr>
          <w:rFonts w:ascii="Arial" w:hAnsi="Arial" w:cs="Arial"/>
          <w:sz w:val="22"/>
        </w:rPr>
      </w:pPr>
      <w:r w:rsidRPr="00A32097">
        <w:rPr>
          <w:rFonts w:ascii="Arial" w:hAnsi="Arial" w:cs="Arial"/>
          <w:sz w:val="22"/>
        </w:rPr>
        <w:t xml:space="preserve">The authors declare no </w:t>
      </w:r>
      <w:r w:rsidR="00123B71" w:rsidRPr="00A32097">
        <w:rPr>
          <w:rFonts w:ascii="Arial" w:hAnsi="Arial" w:cs="Arial"/>
          <w:sz w:val="22"/>
        </w:rPr>
        <w:t>conflict</w:t>
      </w:r>
      <w:r w:rsidRPr="00A32097">
        <w:rPr>
          <w:rFonts w:ascii="Arial" w:hAnsi="Arial" w:cs="Arial"/>
          <w:sz w:val="22"/>
        </w:rPr>
        <w:t xml:space="preserve"> of interest.</w:t>
      </w:r>
    </w:p>
    <w:p w14:paraId="2A2DA4BC" w14:textId="77777777" w:rsidR="00D93BE0" w:rsidRDefault="00D93BE0" w:rsidP="000D6410">
      <w:pPr>
        <w:rPr>
          <w:rFonts w:ascii="Arial" w:hAnsi="Arial" w:cs="Arial"/>
          <w:b/>
          <w:sz w:val="22"/>
        </w:rPr>
      </w:pPr>
    </w:p>
    <w:p w14:paraId="3246CB61" w14:textId="6E576795" w:rsidR="00220894" w:rsidRPr="000D6410" w:rsidRDefault="00220894" w:rsidP="000D6410">
      <w:pPr>
        <w:rPr>
          <w:rFonts w:ascii="Arial" w:hAnsi="Arial" w:cs="Arial"/>
          <w:b/>
          <w:sz w:val="22"/>
        </w:rPr>
      </w:pPr>
      <w:r w:rsidRPr="000D6410">
        <w:rPr>
          <w:rFonts w:ascii="Arial" w:hAnsi="Arial" w:cs="Arial"/>
          <w:b/>
          <w:sz w:val="22"/>
        </w:rPr>
        <w:t>Data Availability</w:t>
      </w:r>
    </w:p>
    <w:p w14:paraId="089516D6" w14:textId="38E47A5C" w:rsidR="00220894" w:rsidRPr="00A32097" w:rsidRDefault="00220894">
      <w:pPr>
        <w:spacing w:before="240"/>
        <w:rPr>
          <w:rFonts w:ascii="Arial" w:hAnsi="Arial" w:cs="Arial"/>
          <w:sz w:val="22"/>
        </w:rPr>
      </w:pPr>
      <w:r w:rsidRPr="00A32097">
        <w:rPr>
          <w:rFonts w:ascii="Arial" w:hAnsi="Arial" w:cs="Arial"/>
          <w:sz w:val="22"/>
        </w:rPr>
        <w:t xml:space="preserve">The raw sequence data </w:t>
      </w:r>
      <w:r w:rsidR="002F4CC3" w:rsidRPr="00A32097">
        <w:rPr>
          <w:rFonts w:ascii="Arial" w:hAnsi="Arial" w:cs="Arial"/>
          <w:sz w:val="22"/>
        </w:rPr>
        <w:t xml:space="preserve">were </w:t>
      </w:r>
      <w:r w:rsidRPr="00A32097">
        <w:rPr>
          <w:rFonts w:ascii="Arial" w:hAnsi="Arial" w:cs="Arial"/>
          <w:sz w:val="22"/>
        </w:rPr>
        <w:t>deposited in the Genome Sequence Archive in BIG Data Center</w:t>
      </w:r>
      <w:r w:rsidR="002F4CC3" w:rsidRPr="00A32097">
        <w:rPr>
          <w:rFonts w:ascii="Arial" w:hAnsi="Arial" w:cs="Arial"/>
          <w:sz w:val="22"/>
        </w:rPr>
        <w:t xml:space="preserve">, </w:t>
      </w:r>
      <w:r w:rsidRPr="00A32097">
        <w:rPr>
          <w:rFonts w:ascii="Arial" w:hAnsi="Arial" w:cs="Arial"/>
          <w:sz w:val="22"/>
        </w:rPr>
        <w:t>Beijing Institute of Genomics (BIG), Chinese Academy of Sciences, under accession numbers CRA001537, CRA001537 that are publicly accessible at </w:t>
      </w:r>
      <w:hyperlink r:id="rId16" w:tgtFrame="_blank" w:history="1">
        <w:r w:rsidRPr="00A32097">
          <w:rPr>
            <w:rFonts w:ascii="Arial" w:hAnsi="Arial" w:cs="Arial"/>
            <w:sz w:val="22"/>
          </w:rPr>
          <w:t>http://bigd.big.ac.cn/gsa</w:t>
        </w:r>
      </w:hyperlink>
      <w:r w:rsidRPr="00A32097">
        <w:rPr>
          <w:rFonts w:ascii="Arial" w:hAnsi="Arial" w:cs="Arial"/>
          <w:sz w:val="22"/>
        </w:rPr>
        <w:t>.</w:t>
      </w:r>
    </w:p>
    <w:p w14:paraId="27E89395" w14:textId="77777777" w:rsidR="00D93BE0" w:rsidRDefault="00D93BE0" w:rsidP="000D6410">
      <w:pPr>
        <w:rPr>
          <w:rFonts w:ascii="Arial" w:hAnsi="Arial" w:cs="Arial"/>
          <w:b/>
          <w:sz w:val="22"/>
        </w:rPr>
      </w:pPr>
    </w:p>
    <w:p w14:paraId="6597036F" w14:textId="741A16C6" w:rsidR="00220894" w:rsidRPr="00A32097" w:rsidRDefault="00220894" w:rsidP="000D6410">
      <w:pPr>
        <w:rPr>
          <w:rFonts w:ascii="Arial" w:hAnsi="Arial" w:cs="Arial"/>
          <w:sz w:val="22"/>
        </w:rPr>
      </w:pPr>
      <w:r w:rsidRPr="000D6410">
        <w:rPr>
          <w:rFonts w:ascii="Arial" w:hAnsi="Arial" w:cs="Arial"/>
          <w:b/>
          <w:sz w:val="22"/>
        </w:rPr>
        <w:t>Code Availability</w:t>
      </w:r>
    </w:p>
    <w:p w14:paraId="5C0FE86C" w14:textId="5590FB8E" w:rsidR="00220894" w:rsidRPr="00A32097" w:rsidRDefault="00220894">
      <w:pPr>
        <w:spacing w:before="240"/>
        <w:rPr>
          <w:rFonts w:ascii="Arial" w:hAnsi="Arial" w:cs="Arial"/>
          <w:sz w:val="22"/>
        </w:rPr>
      </w:pPr>
      <w:r w:rsidRPr="00A32097">
        <w:rPr>
          <w:rFonts w:ascii="Arial" w:hAnsi="Arial" w:cs="Arial"/>
          <w:sz w:val="22"/>
        </w:rPr>
        <w:t>All the related software and script were used in the manuscript are av</w:t>
      </w:r>
      <w:r w:rsidR="00A3127D" w:rsidRPr="00A32097">
        <w:rPr>
          <w:rFonts w:ascii="Arial" w:hAnsi="Arial" w:cs="Arial"/>
          <w:sz w:val="22"/>
        </w:rPr>
        <w:t xml:space="preserve">ailable through GitHub at </w:t>
      </w:r>
      <w:hyperlink r:id="rId17" w:history="1">
        <w:r w:rsidR="00A3127D" w:rsidRPr="000D6410">
          <w:rPr>
            <w:rFonts w:ascii="Arial" w:hAnsi="Arial" w:cs="Arial"/>
            <w:sz w:val="22"/>
          </w:rPr>
          <w:t>https://github.com/Shicheng-Guo/low-pass-WGBS/blob/master/readme.md</w:t>
        </w:r>
      </w:hyperlink>
    </w:p>
    <w:p w14:paraId="3512B9E2" w14:textId="5368DFFA" w:rsidR="009523FC" w:rsidRPr="00A32097" w:rsidRDefault="009523FC">
      <w:pPr>
        <w:rPr>
          <w:rFonts w:ascii="Arial" w:hAnsi="Arial" w:cs="Arial"/>
          <w:b/>
          <w:sz w:val="22"/>
        </w:rPr>
      </w:pPr>
    </w:p>
    <w:p w14:paraId="5792ACE5" w14:textId="3DC8CCCB" w:rsidR="00123B71" w:rsidRPr="00A32097" w:rsidRDefault="0068686A">
      <w:pPr>
        <w:rPr>
          <w:rFonts w:ascii="Arial" w:hAnsi="Arial" w:cs="Arial"/>
          <w:b/>
          <w:color w:val="000000" w:themeColor="text1"/>
          <w:sz w:val="22"/>
        </w:rPr>
      </w:pPr>
      <w:r w:rsidRPr="00A32097">
        <w:rPr>
          <w:rFonts w:ascii="Arial" w:hAnsi="Arial" w:cs="Arial"/>
          <w:b/>
          <w:color w:val="000000" w:themeColor="text1"/>
          <w:sz w:val="22"/>
        </w:rPr>
        <w:t>Abbreviations</w:t>
      </w:r>
    </w:p>
    <w:p w14:paraId="15F2685C" w14:textId="2B929480" w:rsidR="003D5FB9" w:rsidRDefault="003663D2" w:rsidP="000D6410">
      <w:pPr>
        <w:rPr>
          <w:rFonts w:ascii="Arial" w:hAnsi="Arial" w:cs="Arial"/>
          <w:sz w:val="22"/>
        </w:rPr>
      </w:pPr>
      <w:r w:rsidRPr="00A32097">
        <w:rPr>
          <w:rFonts w:ascii="Arial" w:hAnsi="Arial" w:cs="Arial"/>
          <w:sz w:val="22"/>
        </w:rPr>
        <w:t>HCC       Hepatocellular Carcinoma</w:t>
      </w:r>
    </w:p>
    <w:p w14:paraId="6D46AB09" w14:textId="77777777" w:rsidR="003D5FB9" w:rsidRDefault="003D5FB9" w:rsidP="003D5FB9">
      <w:pPr>
        <w:rPr>
          <w:rFonts w:ascii="Arial" w:hAnsi="Arial" w:cs="Arial"/>
          <w:sz w:val="22"/>
        </w:rPr>
      </w:pPr>
      <w:r w:rsidRPr="00A32097">
        <w:rPr>
          <w:rFonts w:ascii="Arial" w:hAnsi="Arial" w:cs="Arial"/>
          <w:sz w:val="22"/>
        </w:rPr>
        <w:t>cfDNA</w:t>
      </w:r>
      <w:r w:rsidRPr="00A32097">
        <w:rPr>
          <w:rFonts w:ascii="Arial" w:hAnsi="Arial" w:cs="Arial"/>
          <w:sz w:val="22"/>
        </w:rPr>
        <w:tab/>
      </w:r>
      <w:r w:rsidRPr="00A32097">
        <w:rPr>
          <w:rFonts w:ascii="Arial" w:hAnsi="Arial" w:cs="Arial"/>
          <w:sz w:val="22"/>
        </w:rPr>
        <w:tab/>
        <w:t>Circulating cell-free DNA</w:t>
      </w:r>
    </w:p>
    <w:p w14:paraId="0CEA38F1" w14:textId="77777777" w:rsidR="00FA675E" w:rsidRDefault="00FA675E" w:rsidP="00FA675E">
      <w:pPr>
        <w:rPr>
          <w:rFonts w:ascii="Arial" w:hAnsi="Arial" w:cs="Arial"/>
          <w:sz w:val="22"/>
        </w:rPr>
      </w:pPr>
      <w:r>
        <w:rPr>
          <w:rFonts w:ascii="Arial" w:hAnsi="Arial" w:cs="Arial"/>
          <w:sz w:val="22"/>
        </w:rPr>
        <w:t>cfDNA</w:t>
      </w:r>
      <w:r w:rsidRPr="007F0A4F">
        <w:rPr>
          <w:rFonts w:ascii="Arial" w:hAnsi="Arial" w:cs="Arial"/>
          <w:sz w:val="22"/>
          <w:vertAlign w:val="subscript"/>
        </w:rPr>
        <w:t>size</w:t>
      </w:r>
      <w:r>
        <w:rPr>
          <w:rFonts w:ascii="Arial" w:hAnsi="Arial" w:cs="Arial"/>
          <w:sz w:val="22"/>
          <w:vertAlign w:val="subscript"/>
        </w:rPr>
        <w:t xml:space="preserve">     </w:t>
      </w:r>
      <w:r w:rsidRPr="007F0A4F">
        <w:rPr>
          <w:rFonts w:ascii="Arial" w:hAnsi="Arial" w:cs="Arial"/>
          <w:sz w:val="22"/>
        </w:rPr>
        <w:t xml:space="preserve">Fragment size of </w:t>
      </w:r>
      <w:r>
        <w:rPr>
          <w:rFonts w:ascii="Arial" w:hAnsi="Arial" w:cs="Arial"/>
          <w:sz w:val="22"/>
        </w:rPr>
        <w:t>c</w:t>
      </w:r>
      <w:r w:rsidRPr="00A32097">
        <w:rPr>
          <w:rFonts w:ascii="Arial" w:hAnsi="Arial" w:cs="Arial"/>
          <w:sz w:val="22"/>
        </w:rPr>
        <w:t>irculating cell-free DNA</w:t>
      </w:r>
    </w:p>
    <w:p w14:paraId="1097200A" w14:textId="0EAD7630" w:rsidR="00FA675E" w:rsidRDefault="00FA675E" w:rsidP="00FA675E">
      <w:pPr>
        <w:rPr>
          <w:rFonts w:ascii="Arial" w:hAnsi="Arial" w:cs="Arial"/>
          <w:sz w:val="22"/>
        </w:rPr>
      </w:pPr>
      <w:r>
        <w:rPr>
          <w:rFonts w:ascii="Arial" w:hAnsi="Arial" w:cs="Arial"/>
          <w:sz w:val="22"/>
        </w:rPr>
        <w:t>Methy</w:t>
      </w:r>
      <w:r>
        <w:rPr>
          <w:rFonts w:ascii="Arial" w:hAnsi="Arial" w:cs="Arial"/>
          <w:sz w:val="22"/>
          <w:vertAlign w:val="subscript"/>
        </w:rPr>
        <w:t>HBV</w:t>
      </w:r>
      <w:r w:rsidR="00727B14">
        <w:rPr>
          <w:rFonts w:ascii="Arial" w:hAnsi="Arial" w:cs="Arial"/>
          <w:sz w:val="22"/>
          <w:vertAlign w:val="subscript"/>
        </w:rPr>
        <w:t>5k</w:t>
      </w:r>
      <w:r w:rsidRPr="00A32097">
        <w:rPr>
          <w:rFonts w:ascii="Arial" w:hAnsi="Arial" w:cs="Arial"/>
          <w:sz w:val="22"/>
        </w:rPr>
        <w:t xml:space="preserve">   </w:t>
      </w:r>
      <w:ins w:id="922" w:author="Zhang Haikun" w:date="2019-12-19T20:10:00Z">
        <w:r w:rsidR="00D353AD">
          <w:rPr>
            <w:rFonts w:ascii="Arial" w:hAnsi="Arial" w:cs="Arial"/>
            <w:color w:val="000000" w:themeColor="text1"/>
            <w:sz w:val="22"/>
          </w:rPr>
          <w:t>Long-range methylation around HBV integaration sit</w:t>
        </w:r>
        <w:r w:rsidR="00D353AD" w:rsidRPr="00682F93">
          <w:rPr>
            <w:rFonts w:ascii="Arial" w:hAnsi="Arial" w:cs="Arial"/>
            <w:color w:val="000000" w:themeColor="text1"/>
            <w:sz w:val="22"/>
          </w:rPr>
          <w:t>es</w:t>
        </w:r>
      </w:ins>
      <w:del w:id="923" w:author="Zhang Haikun" w:date="2019-12-19T20:10:00Z">
        <w:r w:rsidDel="00D353AD">
          <w:rPr>
            <w:rFonts w:ascii="Arial" w:hAnsi="Arial" w:cs="Arial"/>
            <w:sz w:val="22"/>
          </w:rPr>
          <w:delText>Methylation level in HBV intergration regions</w:delText>
        </w:r>
      </w:del>
    </w:p>
    <w:p w14:paraId="194C2CA7" w14:textId="3BACC28D" w:rsidR="003663D2" w:rsidRPr="00A32097" w:rsidRDefault="003663D2">
      <w:pPr>
        <w:rPr>
          <w:rFonts w:ascii="Arial" w:hAnsi="Arial" w:cs="Arial"/>
          <w:sz w:val="22"/>
        </w:rPr>
      </w:pPr>
      <w:r w:rsidRPr="00A32097">
        <w:rPr>
          <w:rFonts w:ascii="Arial" w:hAnsi="Arial" w:cs="Arial"/>
          <w:sz w:val="22"/>
        </w:rPr>
        <w:t>DMCs</w:t>
      </w:r>
      <w:r w:rsidRPr="00A32097">
        <w:rPr>
          <w:rFonts w:ascii="Arial" w:hAnsi="Arial" w:cs="Arial"/>
          <w:sz w:val="22"/>
        </w:rPr>
        <w:tab/>
      </w:r>
      <w:r w:rsidRPr="00A32097">
        <w:rPr>
          <w:rFonts w:ascii="Arial" w:hAnsi="Arial" w:cs="Arial"/>
          <w:sz w:val="22"/>
        </w:rPr>
        <w:tab/>
        <w:t>Differential Methylation CpGs</w:t>
      </w:r>
    </w:p>
    <w:p w14:paraId="01277BA1" w14:textId="2C57CA8C" w:rsidR="003663D2" w:rsidRPr="00A32097" w:rsidRDefault="003663D2">
      <w:pPr>
        <w:rPr>
          <w:rFonts w:ascii="Arial" w:hAnsi="Arial" w:cs="Arial"/>
          <w:sz w:val="22"/>
        </w:rPr>
      </w:pPr>
      <w:r w:rsidRPr="00A32097">
        <w:rPr>
          <w:rFonts w:ascii="Arial" w:hAnsi="Arial" w:cs="Arial"/>
          <w:sz w:val="22"/>
        </w:rPr>
        <w:t>DMGs</w:t>
      </w:r>
      <w:r w:rsidRPr="00A32097">
        <w:rPr>
          <w:rFonts w:ascii="Arial" w:hAnsi="Arial" w:cs="Arial"/>
          <w:sz w:val="22"/>
        </w:rPr>
        <w:tab/>
      </w:r>
      <w:r w:rsidRPr="00A32097">
        <w:rPr>
          <w:rFonts w:ascii="Arial" w:hAnsi="Arial" w:cs="Arial"/>
          <w:sz w:val="22"/>
        </w:rPr>
        <w:tab/>
        <w:t>Differential Methylation Genes</w:t>
      </w:r>
    </w:p>
    <w:p w14:paraId="3F022CA9" w14:textId="35906220" w:rsidR="003663D2" w:rsidRPr="00A32097" w:rsidRDefault="003663D2">
      <w:pPr>
        <w:rPr>
          <w:rFonts w:ascii="Arial" w:hAnsi="Arial" w:cs="Arial"/>
          <w:sz w:val="22"/>
        </w:rPr>
      </w:pPr>
      <w:r w:rsidRPr="00A32097">
        <w:rPr>
          <w:rFonts w:ascii="Arial" w:hAnsi="Arial" w:cs="Arial"/>
          <w:sz w:val="22"/>
        </w:rPr>
        <w:t>HBV</w:t>
      </w:r>
      <w:r w:rsidRPr="00A32097">
        <w:rPr>
          <w:rFonts w:ascii="Arial" w:hAnsi="Arial" w:cs="Arial"/>
          <w:sz w:val="22"/>
        </w:rPr>
        <w:tab/>
      </w:r>
      <w:r w:rsidRPr="00A32097">
        <w:rPr>
          <w:rFonts w:ascii="Arial" w:hAnsi="Arial" w:cs="Arial"/>
          <w:sz w:val="22"/>
        </w:rPr>
        <w:tab/>
      </w:r>
      <w:r w:rsidR="007D4625" w:rsidRPr="00A32097">
        <w:rPr>
          <w:rFonts w:ascii="Arial" w:hAnsi="Arial" w:cs="Arial"/>
          <w:sz w:val="22"/>
        </w:rPr>
        <w:t>Hepatitis B virus</w:t>
      </w:r>
    </w:p>
    <w:p w14:paraId="7FF133D9" w14:textId="010EDEC1" w:rsidR="004A40D9" w:rsidRPr="00A32097" w:rsidRDefault="00774066" w:rsidP="00727B14">
      <w:pPr>
        <w:rPr>
          <w:rFonts w:ascii="Arial" w:hAnsi="Arial" w:cs="Arial"/>
          <w:sz w:val="22"/>
        </w:rPr>
      </w:pPr>
      <w:r w:rsidRPr="00A32097">
        <w:rPr>
          <w:rFonts w:ascii="Arial" w:hAnsi="Arial" w:cs="Arial"/>
          <w:sz w:val="22"/>
        </w:rPr>
        <w:t>WGBS</w:t>
      </w:r>
      <w:r w:rsidR="007D4625" w:rsidRPr="00A32097">
        <w:rPr>
          <w:rFonts w:ascii="Arial" w:hAnsi="Arial" w:cs="Arial"/>
          <w:sz w:val="22"/>
        </w:rPr>
        <w:tab/>
      </w:r>
      <w:r w:rsidR="007D4625" w:rsidRPr="00A32097">
        <w:rPr>
          <w:rFonts w:ascii="Arial" w:hAnsi="Arial" w:cs="Arial"/>
          <w:sz w:val="22"/>
        </w:rPr>
        <w:tab/>
      </w:r>
      <w:r w:rsidRPr="00A32097">
        <w:rPr>
          <w:rFonts w:ascii="Arial" w:hAnsi="Arial" w:cs="Arial"/>
          <w:sz w:val="22"/>
        </w:rPr>
        <w:t xml:space="preserve">Whole </w:t>
      </w:r>
      <w:r w:rsidR="00727B14">
        <w:rPr>
          <w:rFonts w:ascii="Arial" w:hAnsi="Arial" w:cs="Arial"/>
          <w:sz w:val="22"/>
        </w:rPr>
        <w:t>Genome Bisulfite Sequencing</w:t>
      </w:r>
    </w:p>
    <w:p w14:paraId="366889F7" w14:textId="45AA95F4" w:rsidR="0067055A" w:rsidRPr="00A32097" w:rsidRDefault="00747CB3" w:rsidP="000D6410">
      <w:pPr>
        <w:pStyle w:val="2"/>
        <w:spacing w:line="240" w:lineRule="auto"/>
        <w:rPr>
          <w:rFonts w:ascii="Arial" w:eastAsia="Arial" w:hAnsi="Arial" w:cs="Arial"/>
          <w:b w:val="0"/>
          <w:color w:val="000000" w:themeColor="text1"/>
          <w:sz w:val="22"/>
        </w:rPr>
      </w:pPr>
      <w:r w:rsidRPr="00A32097">
        <w:rPr>
          <w:rFonts w:ascii="Arial" w:eastAsia="Arial" w:hAnsi="Arial" w:cs="Arial"/>
          <w:color w:val="000000" w:themeColor="text1"/>
          <w:sz w:val="22"/>
          <w:szCs w:val="22"/>
        </w:rPr>
        <w:t>Reference</w:t>
      </w:r>
    </w:p>
    <w:p w14:paraId="1267A9F2" w14:textId="77777777" w:rsidR="00996940" w:rsidRPr="00996940" w:rsidRDefault="0067055A" w:rsidP="00996940">
      <w:pPr>
        <w:pStyle w:val="EndNoteBibliography"/>
      </w:pPr>
      <w:r w:rsidRPr="00A429CA">
        <w:rPr>
          <w:rFonts w:ascii="Arial" w:hAnsi="Arial" w:cs="Arial"/>
          <w:sz w:val="22"/>
        </w:rPr>
        <w:fldChar w:fldCharType="begin"/>
      </w:r>
      <w:r w:rsidRPr="00A32097">
        <w:rPr>
          <w:rFonts w:ascii="Arial" w:hAnsi="Arial" w:cs="Arial"/>
          <w:sz w:val="22"/>
        </w:rPr>
        <w:instrText xml:space="preserve"> ADDIN EN.REFLIST </w:instrText>
      </w:r>
      <w:r w:rsidRPr="00A429CA">
        <w:rPr>
          <w:rFonts w:ascii="Arial" w:hAnsi="Arial" w:cs="Arial"/>
          <w:sz w:val="22"/>
        </w:rPr>
        <w:fldChar w:fldCharType="separate"/>
      </w:r>
      <w:r w:rsidR="00996940" w:rsidRPr="00996940">
        <w:t>1.</w:t>
      </w:r>
      <w:r w:rsidR="00996940" w:rsidRPr="00996940">
        <w:tab/>
        <w:t>JQ X. Trends in liver cancer mortality among adults aged 25 and over in the United States, 2000–2016. NCHS Data Brief, no 314 2018.</w:t>
      </w:r>
    </w:p>
    <w:p w14:paraId="52288077" w14:textId="77777777" w:rsidR="00996940" w:rsidRPr="00996940" w:rsidRDefault="00996940" w:rsidP="00996940">
      <w:pPr>
        <w:pStyle w:val="EndNoteBibliography"/>
      </w:pPr>
      <w:r w:rsidRPr="00996940">
        <w:t>2.</w:t>
      </w:r>
      <w:r w:rsidRPr="00996940">
        <w:tab/>
        <w:t>Villanueva A. Hepatocellular Carcinoma. N Engl J Med 2019;380:1450-1462.</w:t>
      </w:r>
    </w:p>
    <w:p w14:paraId="4200E80A" w14:textId="77777777" w:rsidR="00996940" w:rsidRPr="00996940" w:rsidRDefault="00996940" w:rsidP="00996940">
      <w:pPr>
        <w:pStyle w:val="EndNoteBibliography"/>
      </w:pPr>
      <w:r w:rsidRPr="00996940">
        <w:t>3.</w:t>
      </w:r>
      <w:r w:rsidRPr="00996940">
        <w:tab/>
        <w:t>Chen CJ, Yu MW, Liaw YF. Epidemiological characteristics and risk factors of hepatocellular carcinoma. J Gastroenterol Hepatol 1997;12:S294-308.</w:t>
      </w:r>
    </w:p>
    <w:p w14:paraId="25BA79F1" w14:textId="77777777" w:rsidR="00996940" w:rsidRPr="00996940" w:rsidRDefault="00996940" w:rsidP="00996940">
      <w:pPr>
        <w:pStyle w:val="EndNoteBibliography"/>
      </w:pPr>
      <w:r w:rsidRPr="00996940">
        <w:t>4.</w:t>
      </w:r>
      <w:r w:rsidRPr="00996940">
        <w:tab/>
        <w:t>Montesano R, Hainaut P, Wild CP. Hepatocellular carcinoma: from gene to public health. J Natl Cancer Inst 1997;89:1844-1851.</w:t>
      </w:r>
    </w:p>
    <w:p w14:paraId="58A53EEA" w14:textId="77777777" w:rsidR="00996940" w:rsidRPr="00996940" w:rsidRDefault="00996940" w:rsidP="00996940">
      <w:pPr>
        <w:pStyle w:val="EndNoteBibliography"/>
      </w:pPr>
      <w:r w:rsidRPr="00996940">
        <w:t>5.</w:t>
      </w:r>
      <w:r w:rsidRPr="00996940">
        <w:tab/>
        <w:t>Stauffer JK, Scarzello AJ, Jiang Q, Wiltrout RH. Chronic inflammation, immune escape, and oncogenesis in the liver: a unique neighborhood for novel intersections. Hepatology 2012;56:1567-1574.</w:t>
      </w:r>
    </w:p>
    <w:p w14:paraId="6F2320DE" w14:textId="77777777" w:rsidR="00996940" w:rsidRPr="00996940" w:rsidRDefault="00996940" w:rsidP="00996940">
      <w:pPr>
        <w:pStyle w:val="EndNoteBibliography"/>
      </w:pPr>
      <w:r w:rsidRPr="00996940">
        <w:t>6.</w:t>
      </w:r>
      <w:r w:rsidRPr="00996940">
        <w:tab/>
        <w:t>Aihara T, Noguchi S, Sasaki Y, Nakano H, Imaoka S. Clonal analysis of regenerative nodules in hepatitis C virus-induced liver cirrhosis. Gastroenterology 1994;107:1805-1811.</w:t>
      </w:r>
    </w:p>
    <w:p w14:paraId="65F8829A" w14:textId="77777777" w:rsidR="00996940" w:rsidRPr="00996940" w:rsidRDefault="00996940" w:rsidP="00996940">
      <w:pPr>
        <w:pStyle w:val="EndNoteBibliography"/>
      </w:pPr>
      <w:r w:rsidRPr="00996940">
        <w:t>7.</w:t>
      </w:r>
      <w:r w:rsidRPr="00996940">
        <w:tab/>
        <w:t>Schutte K, Bornschein J, Malfertheiner P. Hepatocellular carcinoma--epidemiological trends and risk factors. Dig Dis 2009;27:80-92.</w:t>
      </w:r>
    </w:p>
    <w:p w14:paraId="681C1D2E" w14:textId="77777777" w:rsidR="00996940" w:rsidRPr="00996940" w:rsidRDefault="00996940" w:rsidP="00996940">
      <w:pPr>
        <w:pStyle w:val="EndNoteBibliography"/>
      </w:pPr>
      <w:r w:rsidRPr="00996940">
        <w:t>8.</w:t>
      </w:r>
      <w:r w:rsidRPr="00996940">
        <w:tab/>
        <w:t>European Association for the Study of the Liver. Electronic address eee, European Association for the Study of the L. EASL Clinical Practice Guidelines: Management of hepatocellular carcinoma. J Hepatol 2018;69:182-236.</w:t>
      </w:r>
    </w:p>
    <w:p w14:paraId="3EA396F9" w14:textId="77777777" w:rsidR="00996940" w:rsidRPr="00996940" w:rsidRDefault="00996940" w:rsidP="00996940">
      <w:pPr>
        <w:pStyle w:val="EndNoteBibliography"/>
      </w:pPr>
      <w:r w:rsidRPr="00996940">
        <w:t>9.</w:t>
      </w:r>
      <w:r w:rsidRPr="00996940">
        <w:tab/>
        <w:t>Tzartzeva K, Obi J, Rich NE, Parikh ND, Marrero JA, Yopp A, Waljee AK, et al. Surveillance Imaging and Alpha Fetoprotein for Early Detection of Hepatocellular Carcinoma in Patients With Cirrhosis: A Meta-analysis. Gastroenterology 2018;154:1706-1718 e1701.</w:t>
      </w:r>
    </w:p>
    <w:p w14:paraId="35B2605E" w14:textId="77777777" w:rsidR="00996940" w:rsidRPr="00996940" w:rsidRDefault="00996940" w:rsidP="00996940">
      <w:pPr>
        <w:pStyle w:val="EndNoteBibliography"/>
      </w:pPr>
      <w:r w:rsidRPr="00996940">
        <w:t>10.</w:t>
      </w:r>
      <w:r w:rsidRPr="00996940">
        <w:tab/>
        <w:t>Fleischhacker M, Schmidt B. Circulating nucleic acids (CNAs) and cancer - A survey. Biochimica Et Biophysica Acta-Reviews on Cancer 2007;1775:181-232.</w:t>
      </w:r>
    </w:p>
    <w:p w14:paraId="4A41F99D" w14:textId="77777777" w:rsidR="00996940" w:rsidRPr="00996940" w:rsidRDefault="00996940" w:rsidP="00996940">
      <w:pPr>
        <w:pStyle w:val="EndNoteBibliography"/>
      </w:pPr>
      <w:r w:rsidRPr="00996940">
        <w:t>11.</w:t>
      </w:r>
      <w:r w:rsidRPr="00996940">
        <w:tab/>
        <w:t>Chan AK, Chiu RW, Lo YM, Clinical Sciences Reviews Committee of the Association of Clinical B. Cell-free nucleic acids in plasma, serum and urine: a new tool in molecular diagnosis. Ann Clin Biochem 2003;40:122-130.</w:t>
      </w:r>
    </w:p>
    <w:p w14:paraId="2894350C" w14:textId="77777777" w:rsidR="00996940" w:rsidRPr="00996940" w:rsidRDefault="00996940" w:rsidP="00996940">
      <w:pPr>
        <w:pStyle w:val="EndNoteBibliography"/>
      </w:pPr>
      <w:r w:rsidRPr="00996940">
        <w:t>12.</w:t>
      </w:r>
      <w:r w:rsidRPr="00996940">
        <w:tab/>
        <w:t>Stroun M, Maurice P, Vasioukhin V, Lyautey J, Lederrey C, Lefort F, Rossier A, et al. The origin and mechanism of circulating DNA. Ann N Y Acad Sci 2000;906:161-168.</w:t>
      </w:r>
    </w:p>
    <w:p w14:paraId="68D2A160" w14:textId="77777777" w:rsidR="00996940" w:rsidRPr="00996940" w:rsidRDefault="00996940" w:rsidP="00996940">
      <w:pPr>
        <w:pStyle w:val="EndNoteBibliography"/>
      </w:pPr>
      <w:r w:rsidRPr="00996940">
        <w:t>13.</w:t>
      </w:r>
      <w:r w:rsidRPr="00996940">
        <w:tab/>
        <w:t>Waldron D. Cancer genomics: A nucleosome footprint reveals the source of cfDNA. Nat Rev Genet 2016;17:125.</w:t>
      </w:r>
    </w:p>
    <w:p w14:paraId="6E20DCE8" w14:textId="77777777" w:rsidR="00996940" w:rsidRPr="00996940" w:rsidRDefault="00996940" w:rsidP="00996940">
      <w:pPr>
        <w:pStyle w:val="EndNoteBibliography"/>
      </w:pPr>
      <w:r w:rsidRPr="00996940">
        <w:t>14.</w:t>
      </w:r>
      <w:r w:rsidRPr="00996940">
        <w:tab/>
        <w:t>Bahcall OG. Genetic testing: cfDNA screening for trisomy 21 tested in unselected pregnancies. Nat Rev Genet 2015;16:316-317.</w:t>
      </w:r>
    </w:p>
    <w:p w14:paraId="4939F54B" w14:textId="77777777" w:rsidR="00996940" w:rsidRPr="00996940" w:rsidRDefault="00996940" w:rsidP="00996940">
      <w:pPr>
        <w:pStyle w:val="EndNoteBibliography"/>
      </w:pPr>
      <w:r w:rsidRPr="00996940">
        <w:t>15.</w:t>
      </w:r>
      <w:r w:rsidRPr="00996940">
        <w:tab/>
        <w:t>Corcoran RB, Chabner BA. Cell-free DNA Analysis in Cancer. N Engl J Med 2019;380:501-502.</w:t>
      </w:r>
    </w:p>
    <w:p w14:paraId="1BA23E63" w14:textId="77777777" w:rsidR="00996940" w:rsidRPr="00996940" w:rsidRDefault="00996940" w:rsidP="00996940">
      <w:pPr>
        <w:pStyle w:val="EndNoteBibliography"/>
      </w:pPr>
      <w:r w:rsidRPr="00996940">
        <w:t>16.</w:t>
      </w:r>
      <w:r w:rsidRPr="00996940">
        <w:tab/>
        <w:t>Fiala C, Diamandis EP. Cell-free DNA Analysis in Cancer. N Engl J Med 2019;380:501.</w:t>
      </w:r>
    </w:p>
    <w:p w14:paraId="77B44113" w14:textId="77777777" w:rsidR="00996940" w:rsidRPr="00996940" w:rsidRDefault="00996940" w:rsidP="00996940">
      <w:pPr>
        <w:pStyle w:val="EndNoteBibliography"/>
      </w:pPr>
      <w:r w:rsidRPr="00996940">
        <w:t>17.</w:t>
      </w:r>
      <w:r w:rsidRPr="00996940">
        <w:tab/>
        <w:t>Schwarzenbach H, Hoon DSB, Pantel K. Cell-free nucleic acids as biomarkers in cancer patients. Nature Reviews Cancer 2011;11:426-437.</w:t>
      </w:r>
    </w:p>
    <w:p w14:paraId="59505E58" w14:textId="77777777" w:rsidR="00996940" w:rsidRPr="00996940" w:rsidRDefault="00996940" w:rsidP="00996940">
      <w:pPr>
        <w:pStyle w:val="EndNoteBibliography"/>
      </w:pPr>
      <w:r w:rsidRPr="00996940">
        <w:t>18.</w:t>
      </w:r>
      <w:r w:rsidRPr="00996940">
        <w:tab/>
        <w:t>Wan JCM, Massie C, Garcia-Corbacho J, Mouliere F, Brenton JD, Caldas C, Pacey S, et al. Liquid biopsies come of age: towards implementation of circulating tumour DNA. Nat Rev Cancer 2017;17:223-238.</w:t>
      </w:r>
    </w:p>
    <w:p w14:paraId="2C818D79" w14:textId="77777777" w:rsidR="00996940" w:rsidRPr="00996940" w:rsidRDefault="00996940" w:rsidP="00996940">
      <w:pPr>
        <w:pStyle w:val="EndNoteBibliography"/>
      </w:pPr>
      <w:r w:rsidRPr="00996940">
        <w:t>19.</w:t>
      </w:r>
      <w:r w:rsidRPr="00996940">
        <w:tab/>
        <w:t>Cristiano S, Leal A, Phallen J, Fiksel J, Adleff V, Bruhm DC, Jensen SO, et al. Genome-wide cell-free DNA fragmentation in patients with cancer. Nature 2019;570:385-389.</w:t>
      </w:r>
    </w:p>
    <w:p w14:paraId="0E643DA4" w14:textId="77777777" w:rsidR="00996940" w:rsidRPr="00996940" w:rsidRDefault="00996940" w:rsidP="00996940">
      <w:pPr>
        <w:pStyle w:val="EndNoteBibliography"/>
      </w:pPr>
      <w:r w:rsidRPr="00996940">
        <w:t>20.</w:t>
      </w:r>
      <w:r w:rsidRPr="00996940">
        <w:tab/>
        <w:t>Guo S, Diep D, Plongthongkum N, Fung HL, Zhang K, Zhang K. Identification of methylation haplotype blocks aids in deconvolution of heterogeneous tissue samples and tumor tissue-of-origin mapping from plasma DNA. Nat Genet 2017;49:635-642.</w:t>
      </w:r>
    </w:p>
    <w:p w14:paraId="0E21F511" w14:textId="77777777" w:rsidR="00996940" w:rsidRPr="00996940" w:rsidRDefault="00996940" w:rsidP="00996940">
      <w:pPr>
        <w:pStyle w:val="EndNoteBibliography"/>
      </w:pPr>
      <w:r w:rsidRPr="00996940">
        <w:t>21.</w:t>
      </w:r>
      <w:r w:rsidRPr="00996940">
        <w:tab/>
        <w:t>Moss J, Magenheim J, Neiman D, Zemmour H, Loyfer N, Korach A, Samet Y, et al. Comprehensive human cell-type methylation atlas reveals origins of circulating cell-free DNA in health and disease. Nat Commun 2018;9:5068.</w:t>
      </w:r>
    </w:p>
    <w:p w14:paraId="1AC161E6" w14:textId="77777777" w:rsidR="00996940" w:rsidRPr="00996940" w:rsidRDefault="00996940" w:rsidP="00996940">
      <w:pPr>
        <w:pStyle w:val="EndNoteBibliography"/>
      </w:pPr>
      <w:r w:rsidRPr="00996940">
        <w:t>22.</w:t>
      </w:r>
      <w:r w:rsidRPr="00996940">
        <w:tab/>
        <w:t>Cristiano S, Leal A, Phallen J, Fiksel J, Adleff V, Bruhm DC, Jensen SO, et al. Genome-wide cell-free DNA fragmentation in patients with cancer. Nature 2019.</w:t>
      </w:r>
    </w:p>
    <w:p w14:paraId="25CD557D" w14:textId="77777777" w:rsidR="00996940" w:rsidRPr="00996940" w:rsidRDefault="00996940" w:rsidP="00996940">
      <w:pPr>
        <w:pStyle w:val="EndNoteBibliography"/>
      </w:pPr>
      <w:r w:rsidRPr="00996940">
        <w:t>23.</w:t>
      </w:r>
      <w:r w:rsidRPr="00996940">
        <w:tab/>
        <w:t>Shen SY, Singhania R, Fehringer G, Chakravarthy A, Roehrl MHA, Chadwick D, Zuzarte PC, et al. Sensitive tumour detection and classification using plasma cell-free DNA methylomes. Nature 2018;563:579-583.</w:t>
      </w:r>
    </w:p>
    <w:p w14:paraId="2F0FD86C" w14:textId="77777777" w:rsidR="00996940" w:rsidRPr="00996940" w:rsidRDefault="00996940" w:rsidP="00996940">
      <w:pPr>
        <w:pStyle w:val="EndNoteBibliography"/>
      </w:pPr>
      <w:r w:rsidRPr="00996940">
        <w:t>24.</w:t>
      </w:r>
      <w:r w:rsidRPr="00996940">
        <w:tab/>
        <w:t>Li W, Zhang X, Lu X, You L, Song Y, Luo Z, Zhang J, et al. 5-Hydroxymethylcytosine signatures in circulating cell-free DNA as diagnostic biomarkers for human cancers. Cell Res 2017;27:1243-1257.</w:t>
      </w:r>
    </w:p>
    <w:p w14:paraId="0DA1EF4F" w14:textId="77777777" w:rsidR="00996940" w:rsidRPr="00996940" w:rsidRDefault="00996940" w:rsidP="00996940">
      <w:pPr>
        <w:pStyle w:val="EndNoteBibliography"/>
      </w:pPr>
      <w:r w:rsidRPr="00996940">
        <w:t>25.</w:t>
      </w:r>
      <w:r w:rsidRPr="00996940">
        <w:tab/>
        <w:t>Chan KC, Jiang P, Chan CW, Sun K, Wong J, Hui EP, Chan SL, et al. Noninvasive detection of cancer-associated genome-wide hypomethylation and copy number aberrations by plasma DNA bisulfite sequencing. Proc Natl Acad Sci U S A 2013;110:18761-18768.</w:t>
      </w:r>
    </w:p>
    <w:p w14:paraId="5D1CAABC" w14:textId="77777777" w:rsidR="00996940" w:rsidRPr="00996940" w:rsidRDefault="00996940" w:rsidP="00996940">
      <w:pPr>
        <w:pStyle w:val="EndNoteBibliography"/>
      </w:pPr>
      <w:r w:rsidRPr="00996940">
        <w:t>26.</w:t>
      </w:r>
      <w:r w:rsidRPr="00996940">
        <w:tab/>
        <w:t>Zhao Y, Xue F, Sun J, Guo S, Zhang H, Qiu B, Geng J, et al. Genome-wide methylation profiling of the different stages of hepatitis B virus-related hepatocellular carcinoma development in plasma cell-free DNA reveals potential biomarkers for early detection and high-risk monitoring of hepatocellular carcinoma. Clin Epigenetics 2014;6:30.</w:t>
      </w:r>
    </w:p>
    <w:p w14:paraId="52FAE0F6" w14:textId="77777777" w:rsidR="00996940" w:rsidRPr="00996940" w:rsidRDefault="00996940" w:rsidP="00996940">
      <w:pPr>
        <w:pStyle w:val="EndNoteBibliography"/>
      </w:pPr>
      <w:r w:rsidRPr="00996940">
        <w:t>27.</w:t>
      </w:r>
      <w:r w:rsidRPr="00996940">
        <w:tab/>
        <w:t>Sun K, Jiang P, Chan KC, Wong J, Cheng YK, Liang RH, Chan WK, et al. Plasma DNA tissue mapping by genome-wide methylation sequencing for noninvasive prenatal, cancer, and transplantation assessments. Proc Natl Acad Sci U S A 2015;112:E5503-5512.</w:t>
      </w:r>
    </w:p>
    <w:p w14:paraId="106051A6" w14:textId="77777777" w:rsidR="00996940" w:rsidRPr="00996940" w:rsidRDefault="00996940" w:rsidP="00996940">
      <w:pPr>
        <w:pStyle w:val="EndNoteBibliography"/>
      </w:pPr>
      <w:r w:rsidRPr="00996940">
        <w:t>28.</w:t>
      </w:r>
      <w:r w:rsidRPr="00996940">
        <w:tab/>
        <w:t>Lehmann-Werman R, Neiman D, Zemmour H, Moss J, Magenheim J, Vaknin-Dembinsky A, Rubertsson S, et al. Identification of tissue-specific cell death using methylation patterns of circulating DNA. Proc Natl Acad Sci U S A 2016;113:E1826-1834.</w:t>
      </w:r>
    </w:p>
    <w:p w14:paraId="2BBE2B84" w14:textId="77777777" w:rsidR="00996940" w:rsidRPr="00996940" w:rsidRDefault="00996940" w:rsidP="00996940">
      <w:pPr>
        <w:pStyle w:val="EndNoteBibliography"/>
      </w:pPr>
      <w:r w:rsidRPr="00996940">
        <w:t>29.</w:t>
      </w:r>
      <w:r w:rsidRPr="00996940">
        <w:tab/>
        <w:t>Kang S, Li Q, Chen Q, Zhou Y, Park S, Lee G, Grimes B, et al. CancerLocator: non-invasive cancer diagnosis and tissue-of-origin prediction using methylation profiles of cell-free DNA. Genome Biol 2017;18:53.</w:t>
      </w:r>
    </w:p>
    <w:p w14:paraId="6CA5EE3F" w14:textId="77777777" w:rsidR="00996940" w:rsidRPr="00996940" w:rsidRDefault="00996940" w:rsidP="00996940">
      <w:pPr>
        <w:pStyle w:val="EndNoteBibliography"/>
      </w:pPr>
      <w:r w:rsidRPr="00996940">
        <w:t>30.</w:t>
      </w:r>
      <w:r w:rsidRPr="00996940">
        <w:tab/>
        <w:t>Xu RH, Wei W, Krawczyk M, Wang W, Luo H, Flagg K, Yi S, et al. Circulating tumour DNA methylation markers for diagnosis and prognosis of hepatocellular carcinoma. Nat Mater 2017;16:1155-1161.</w:t>
      </w:r>
    </w:p>
    <w:p w14:paraId="140B62E1" w14:textId="77777777" w:rsidR="00996940" w:rsidRPr="00996940" w:rsidRDefault="00996940" w:rsidP="00996940">
      <w:pPr>
        <w:pStyle w:val="EndNoteBibliography"/>
      </w:pPr>
      <w:r w:rsidRPr="00996940">
        <w:t>31.</w:t>
      </w:r>
      <w:r w:rsidRPr="00996940">
        <w:tab/>
        <w:t>Li H, Jing C, Wu J, Ni J, Sha H, Xu X, Du Y, et al. Circulating tumor DNA detection: A potential tool for colorectal cancer management. Oncol Lett 2019;17:1409-1416.</w:t>
      </w:r>
    </w:p>
    <w:p w14:paraId="2453FBAB" w14:textId="77777777" w:rsidR="00996940" w:rsidRPr="00996940" w:rsidRDefault="00996940" w:rsidP="00996940">
      <w:pPr>
        <w:pStyle w:val="EndNoteBibliography"/>
      </w:pPr>
      <w:r w:rsidRPr="00996940">
        <w:t>32.</w:t>
      </w:r>
      <w:r w:rsidRPr="00996940">
        <w:tab/>
        <w:t>Fece de la Cruz F, Corcoran RB. Methylation in cell-free DNA for early cancer detection. Ann Oncol 2018;29:1351-1353.</w:t>
      </w:r>
    </w:p>
    <w:p w14:paraId="16EF4D23" w14:textId="77777777" w:rsidR="00996940" w:rsidRPr="00996940" w:rsidRDefault="00996940" w:rsidP="00996940">
      <w:pPr>
        <w:pStyle w:val="EndNoteBibliography"/>
      </w:pPr>
      <w:r w:rsidRPr="00996940">
        <w:t>33.</w:t>
      </w:r>
      <w:r w:rsidRPr="00996940">
        <w:tab/>
        <w:t>Liu S, Huang S, Chen F, Zhao L, Yuan Y, Francis SS, Fang L, et al. Genomic Analyses from Non-invasive Prenatal Testing Reveal Genetic Associations, Patterns of Viral Infections, and Chinese Population History. Cell 2018;175:347-359 e314.</w:t>
      </w:r>
    </w:p>
    <w:p w14:paraId="63F72DD0" w14:textId="77777777" w:rsidR="00996940" w:rsidRPr="00996940" w:rsidRDefault="00996940" w:rsidP="00996940">
      <w:pPr>
        <w:pStyle w:val="EndNoteBibliography"/>
      </w:pPr>
      <w:r w:rsidRPr="00996940">
        <w:t>34.</w:t>
      </w:r>
      <w:r w:rsidRPr="00996940">
        <w:tab/>
        <w:t>Sung WK, Zheng H, Li S, Chen R, Liu X, Li Y, Lee NP, et al. Genome-wide survey of recurrent HBV integration in hepatocellular carcinoma. Nat Genet 2012;44:765-769.</w:t>
      </w:r>
    </w:p>
    <w:p w14:paraId="13EECFDF" w14:textId="77777777" w:rsidR="00996940" w:rsidRPr="00996940" w:rsidRDefault="00996940" w:rsidP="00996940">
      <w:pPr>
        <w:pStyle w:val="EndNoteBibliography"/>
      </w:pPr>
      <w:r w:rsidRPr="00996940">
        <w:t>35.</w:t>
      </w:r>
      <w:r w:rsidRPr="00996940">
        <w:tab/>
        <w:t>Tu T, Budzinska MA, Shackel NA, Urban S. HBV DNA Integration: Molecular Mechanisms and Clinical Implications. Viruses 2017;9.</w:t>
      </w:r>
    </w:p>
    <w:p w14:paraId="42F90C59" w14:textId="77777777" w:rsidR="00996940" w:rsidRPr="00996940" w:rsidRDefault="00996940" w:rsidP="00996940">
      <w:pPr>
        <w:pStyle w:val="EndNoteBibliography"/>
      </w:pPr>
      <w:r w:rsidRPr="00996940">
        <w:t>36.</w:t>
      </w:r>
      <w:r w:rsidRPr="00996940">
        <w:tab/>
        <w:t>Yan H, Yang Y, Zhang L, Tang G, Wang Y, Xue G, Zhou W, et al. Characterization of the genotype and integration patterns of hepatitis B virus in early- and late-onset hepatocellular carcinoma. Hepatology 2015;61:1821-1831.</w:t>
      </w:r>
    </w:p>
    <w:p w14:paraId="21482306" w14:textId="77777777" w:rsidR="00996940" w:rsidRPr="00996940" w:rsidRDefault="00996940" w:rsidP="00996940">
      <w:pPr>
        <w:pStyle w:val="EndNoteBibliography"/>
      </w:pPr>
      <w:r w:rsidRPr="00996940">
        <w:t>37.</w:t>
      </w:r>
      <w:r w:rsidRPr="00996940">
        <w:tab/>
        <w:t>Jiang S, Yang Z, Li W, Li X, Wang Y, Zhang J, Xu C, et al. Re-evaluation of the carcinogenic significance of hepatitis B virus integration in hepatocarcinogenesis. PLoS One 2012;7:e40363.</w:t>
      </w:r>
    </w:p>
    <w:p w14:paraId="25E03DB5" w14:textId="77777777" w:rsidR="00996940" w:rsidRPr="00996940" w:rsidRDefault="00996940" w:rsidP="00996940">
      <w:pPr>
        <w:pStyle w:val="EndNoteBibliography"/>
      </w:pPr>
      <w:r w:rsidRPr="00996940">
        <w:t>38.</w:t>
      </w:r>
      <w:r w:rsidRPr="00996940">
        <w:tab/>
        <w:t>Fujimoto A, Totoki Y, Abe T, Boroevich KA, Hosoda F, Nguyen HH, Aoki M, et al. Whole-genome sequencing of liver cancers identifies etiological influences on mutation patterns and recurrent mutations in chromatin regulators. Nat Genet 2012;44:760-764.</w:t>
      </w:r>
    </w:p>
    <w:p w14:paraId="029DB1C6" w14:textId="77777777" w:rsidR="00996940" w:rsidRPr="00996940" w:rsidRDefault="00996940" w:rsidP="00996940">
      <w:pPr>
        <w:pStyle w:val="EndNoteBibliography"/>
      </w:pPr>
      <w:r w:rsidRPr="00996940">
        <w:t>39.</w:t>
      </w:r>
      <w:r w:rsidRPr="00996940">
        <w:tab/>
        <w:t>Jiang Z, Jhunjhunwala S, Liu J, Haverty PM, Kennemer MI, Guan Y, Lee W, et al. The effects of hepatitis B virus integration into the genomes of hepatocellular carcinoma patients. Genome Res 2012;22:593-601.</w:t>
      </w:r>
    </w:p>
    <w:p w14:paraId="6AC5D64D" w14:textId="77777777" w:rsidR="00996940" w:rsidRPr="00996940" w:rsidRDefault="00996940" w:rsidP="00996940">
      <w:pPr>
        <w:pStyle w:val="EndNoteBibliography"/>
      </w:pPr>
      <w:r w:rsidRPr="00996940">
        <w:t>40.</w:t>
      </w:r>
      <w:r w:rsidRPr="00996940">
        <w:tab/>
        <w:t>Ding D, Lou X, Hua D, Yu W, Li L, Wang J, Gao F, et al. Recurrent targeted genes of hepatitis B virus in the liver cancer genomes identified by a next-generation sequencing-based approach. PLoS Genet 2012;8:e1003065.</w:t>
      </w:r>
    </w:p>
    <w:p w14:paraId="23BEAFB0" w14:textId="77777777" w:rsidR="00996940" w:rsidRPr="00996940" w:rsidRDefault="00996940" w:rsidP="00996940">
      <w:pPr>
        <w:pStyle w:val="EndNoteBibliography"/>
      </w:pPr>
      <w:r w:rsidRPr="00996940">
        <w:t>41.</w:t>
      </w:r>
      <w:r w:rsidRPr="00996940">
        <w:tab/>
        <w:t>Li W, Zeng X, Lee NP, Liu X, Chen S, Guo B, Yi S, et al. HIVID: an efficient method to detect HBV integration using low coverage sequencing. Genomics 2013;102:338-344.</w:t>
      </w:r>
    </w:p>
    <w:p w14:paraId="0C6A61EA" w14:textId="77777777" w:rsidR="00996940" w:rsidRPr="00996940" w:rsidRDefault="00996940" w:rsidP="00996940">
      <w:pPr>
        <w:pStyle w:val="EndNoteBibliography"/>
      </w:pPr>
      <w:r w:rsidRPr="00996940">
        <w:t>42.</w:t>
      </w:r>
      <w:r w:rsidRPr="00996940">
        <w:tab/>
        <w:t>Toh ST, Jin Y, Liu L, Wang J, Babrzadeh F, Gharizadeh B, Ronaghi M, et al. Deep sequencing of the hepatitis B virus in hepatocellular carcinoma patients reveals enriched integration events, structural alterations and sequence variations. Carcinogenesis 2013;34:787-798.</w:t>
      </w:r>
    </w:p>
    <w:p w14:paraId="41DE5F2B" w14:textId="77777777" w:rsidR="00996940" w:rsidRPr="00996940" w:rsidRDefault="00996940" w:rsidP="00996940">
      <w:pPr>
        <w:pStyle w:val="EndNoteBibliography"/>
      </w:pPr>
      <w:r w:rsidRPr="00996940">
        <w:t>43.</w:t>
      </w:r>
      <w:r w:rsidRPr="00996940">
        <w:tab/>
        <w:t>Wooddell CI, Yuen MF, Chan HL, Gish RG, Locarnini SA, Chavez D, Ferrari C, et al. RNAi-based treatment of chronically infected patients and chimpanzees reveals that integrated hepatitis B virus DNA is a source of HBsAg. Sci Transl Med 2017;9.</w:t>
      </w:r>
    </w:p>
    <w:p w14:paraId="00F9FC2C" w14:textId="77777777" w:rsidR="00996940" w:rsidRPr="00996940" w:rsidRDefault="00996940" w:rsidP="00996940">
      <w:pPr>
        <w:pStyle w:val="EndNoteBibliography"/>
      </w:pPr>
      <w:r w:rsidRPr="00996940">
        <w:t>44.</w:t>
      </w:r>
      <w:r w:rsidRPr="00996940">
        <w:tab/>
        <w:t>Palmirotta R, Lovero D, Cafforio P, Felici C, Mannavola F, Pelle E, Quaresmini D, et al. Liquid biopsy of cancer: a multimodal diagnostic tool in clinical oncology. Ther Adv Med Oncol 2018;10:1758835918794630.</w:t>
      </w:r>
    </w:p>
    <w:p w14:paraId="5F730E30" w14:textId="77777777" w:rsidR="00996940" w:rsidRPr="00996940" w:rsidRDefault="00996940" w:rsidP="00996940">
      <w:pPr>
        <w:pStyle w:val="EndNoteBibliography"/>
      </w:pPr>
      <w:r w:rsidRPr="00996940">
        <w:t>45.</w:t>
      </w:r>
      <w:r w:rsidRPr="00996940">
        <w:tab/>
        <w:t>Jiang P, Sun K, Tong YK, Cheng SH, Cheng THT, Heung MMS, Wong J, et al. Preferred end coordinates and somatic variants as signatures of circulating tumor DNA associated with hepatocellular carcinoma. Proc Natl Acad Sci U S A 2018.</w:t>
      </w:r>
    </w:p>
    <w:p w14:paraId="5C56B60A" w14:textId="77777777" w:rsidR="00996940" w:rsidRPr="00996940" w:rsidRDefault="00996940" w:rsidP="00996940">
      <w:pPr>
        <w:pStyle w:val="EndNoteBibliography"/>
      </w:pPr>
      <w:r w:rsidRPr="00996940">
        <w:t>46.</w:t>
      </w:r>
      <w:r w:rsidRPr="00996940">
        <w:tab/>
        <w:t>Chan KC, Jiang P, Sun K, Cheng YK, Tong YK, Cheng SH, Wong AI, et al. Second generation noninvasive fetal genome analysis reveals de novo mutations, single-base parental inheritance, and preferred DNA ends. Proc Natl Acad Sci U S A 2016;113:E8159-E8168.</w:t>
      </w:r>
    </w:p>
    <w:p w14:paraId="074B5197" w14:textId="77777777" w:rsidR="00996940" w:rsidRPr="00996940" w:rsidRDefault="00996940" w:rsidP="00996940">
      <w:pPr>
        <w:pStyle w:val="EndNoteBibliography"/>
      </w:pPr>
      <w:r w:rsidRPr="00996940">
        <w:t>47.</w:t>
      </w:r>
      <w:r w:rsidRPr="00996940">
        <w:tab/>
        <w:t>Zhao ZH, Fan YC, Zhao Q, Dou CY, Ji XF, Zhao J, Gao S, et al. Promoter methylation status and expression of PPAR-gamma gene are associated with prognosis of acute-on-chronic hepatitis B liver failure. Clin Epigenetics 2015;7:115.</w:t>
      </w:r>
    </w:p>
    <w:p w14:paraId="26745D16" w14:textId="77777777" w:rsidR="00996940" w:rsidRPr="00996940" w:rsidRDefault="00996940" w:rsidP="00996940">
      <w:pPr>
        <w:pStyle w:val="EndNoteBibliography"/>
      </w:pPr>
      <w:r w:rsidRPr="00996940">
        <w:t>48.</w:t>
      </w:r>
      <w:r w:rsidRPr="00996940">
        <w:tab/>
        <w:t>Kuramoto J, Arai E, Tian Y, Funahashi N, Hiramoto M, Nammo T, Nozaki Y, et al. Genome-wide DNA methylation analysis during non-alcoholic steatohepatitis-related multistage hepatocarcinogenesis: comparison with hepatitis virus-related carcinogenesis. Carcinogenesis 2017;38:261-270.</w:t>
      </w:r>
    </w:p>
    <w:p w14:paraId="505F294A" w14:textId="77777777" w:rsidR="00996940" w:rsidRPr="00996940" w:rsidRDefault="00996940" w:rsidP="00996940">
      <w:pPr>
        <w:pStyle w:val="EndNoteBibliography"/>
      </w:pPr>
      <w:r w:rsidRPr="00996940">
        <w:t>49.</w:t>
      </w:r>
      <w:r w:rsidRPr="00996940">
        <w:tab/>
        <w:t>Zhang X, Hu Y, Justice AC, Li B, Wang Z, Zhao H, Krystal JH, et al. DNA methylation signatures of illicit drug injection and hepatitis C are associated with HIV frailty. Nat Commun 2017;8:2243.</w:t>
      </w:r>
    </w:p>
    <w:p w14:paraId="228A5A18" w14:textId="77777777" w:rsidR="00996940" w:rsidRPr="00996940" w:rsidRDefault="00996940" w:rsidP="00996940">
      <w:pPr>
        <w:pStyle w:val="EndNoteBibliography"/>
      </w:pPr>
      <w:r w:rsidRPr="00996940">
        <w:t>50.</w:t>
      </w:r>
      <w:r w:rsidRPr="00996940">
        <w:tab/>
        <w:t>Hou J, Wang G, Wang F, Cheng J, Ren H, Zhuang H, Sun J, et al. Guideline of Prevention and Treatment for Chronic Hepatitis B (2015 Update). J Clin Transl Hepatol 2017;5:297-318.</w:t>
      </w:r>
    </w:p>
    <w:p w14:paraId="49795ADD" w14:textId="77777777" w:rsidR="00996940" w:rsidRPr="00996940" w:rsidRDefault="00996940" w:rsidP="00996940">
      <w:pPr>
        <w:pStyle w:val="EndNoteBibliography"/>
      </w:pPr>
      <w:r w:rsidRPr="00996940">
        <w:t>51.</w:t>
      </w:r>
      <w:r w:rsidRPr="00996940">
        <w:tab/>
        <w:t>Wang Y, Song F, Zhu J, Zhang S, Yang Y, Chen T, Tang B, et al. GSA: Genome Sequence Archive&lt;sup/&gt;. Genomics Proteomics Bioinformatics 2017;15:14-18.</w:t>
      </w:r>
    </w:p>
    <w:p w14:paraId="253793C8" w14:textId="77777777" w:rsidR="00996940" w:rsidRPr="00996940" w:rsidRDefault="00996940" w:rsidP="00996940">
      <w:pPr>
        <w:pStyle w:val="EndNoteBibliography"/>
      </w:pPr>
      <w:r w:rsidRPr="00996940">
        <w:t>52.</w:t>
      </w:r>
      <w:r w:rsidRPr="00996940">
        <w:tab/>
        <w:t>Members BIGDC. Database Resources of the BIG Data Center in 2019. Nucleic Acids Res 2019;47:D8-D14.</w:t>
      </w:r>
    </w:p>
    <w:p w14:paraId="4062C190" w14:textId="77777777" w:rsidR="00996940" w:rsidRPr="00996940" w:rsidRDefault="00996940" w:rsidP="00996940">
      <w:pPr>
        <w:pStyle w:val="EndNoteBibliography"/>
      </w:pPr>
      <w:r w:rsidRPr="00996940">
        <w:t>53.</w:t>
      </w:r>
      <w:r w:rsidRPr="00996940">
        <w:tab/>
        <w:t>Martin M. Cutadapt removes adapter sequences from high-throughput sequencing reads. 2011 2011;17:3.</w:t>
      </w:r>
    </w:p>
    <w:p w14:paraId="6DA85BE0" w14:textId="77777777" w:rsidR="00996940" w:rsidRPr="00996940" w:rsidRDefault="00996940" w:rsidP="00996940">
      <w:pPr>
        <w:pStyle w:val="EndNoteBibliography"/>
      </w:pPr>
      <w:r w:rsidRPr="00996940">
        <w:t>54.</w:t>
      </w:r>
      <w:r w:rsidRPr="00996940">
        <w:tab/>
        <w:t>Krueger F, Andrews SR. Bismark: a flexible aligner and methylation caller for Bisulfite-Seq applications. Bioinformatics 2011;27:1571-1572.</w:t>
      </w:r>
    </w:p>
    <w:p w14:paraId="2B2EFF54" w14:textId="77777777" w:rsidR="00996940" w:rsidRPr="00996940" w:rsidRDefault="00996940" w:rsidP="00996940">
      <w:pPr>
        <w:pStyle w:val="EndNoteBibliography"/>
      </w:pPr>
      <w:r w:rsidRPr="00996940">
        <w:t>55.</w:t>
      </w:r>
      <w:r w:rsidRPr="00996940">
        <w:tab/>
        <w:t>Akalin A, Kormaksson M, Li S, Garrett-Bakelman FE, Figueroa ME, Melnick A, Mason CE. methylKit: a comprehensive R package for the analysis of genome-wide DNA methylation profiles. Genome Biol 2012;13:R87.</w:t>
      </w:r>
    </w:p>
    <w:p w14:paraId="7F1FB8D8" w14:textId="77777777" w:rsidR="00996940" w:rsidRPr="00996940" w:rsidRDefault="00996940" w:rsidP="00996940">
      <w:pPr>
        <w:pStyle w:val="EndNoteBibliography"/>
      </w:pPr>
      <w:r w:rsidRPr="00996940">
        <w:t>56.</w:t>
      </w:r>
      <w:r w:rsidRPr="00996940">
        <w:tab/>
        <w:t>Green GH, Diggle PJ. On the operational characteristics of the Benjamini and Hochberg False Discovery Rate procedure. Stat Appl Genet Mol Biol 2007;6:Article27.</w:t>
      </w:r>
    </w:p>
    <w:p w14:paraId="3AC89D57" w14:textId="77777777" w:rsidR="00996940" w:rsidRPr="00996940" w:rsidRDefault="00996940" w:rsidP="00996940">
      <w:pPr>
        <w:pStyle w:val="EndNoteBibliography"/>
      </w:pPr>
      <w:r w:rsidRPr="00996940">
        <w:t>57.</w:t>
      </w:r>
      <w:r w:rsidRPr="00996940">
        <w:tab/>
        <w:t>Hung JH, Weng Z. Visualizing Genomic Annotations with the UCSC Genome Browser. Cold Spring Harb Protoc 2016;2016.</w:t>
      </w:r>
    </w:p>
    <w:p w14:paraId="322ABD02" w14:textId="77777777" w:rsidR="00996940" w:rsidRPr="00996940" w:rsidRDefault="00996940" w:rsidP="00996940">
      <w:pPr>
        <w:pStyle w:val="EndNoteBibliography"/>
      </w:pPr>
      <w:r w:rsidRPr="00996940">
        <w:t>58.</w:t>
      </w:r>
      <w:r w:rsidRPr="00996940">
        <w:tab/>
        <w:t>Quinlan AR, Hall IM. BEDTools: a flexible suite of utilities for comparing genomic features. Bioinformatics 2010;26:841-842.</w:t>
      </w:r>
    </w:p>
    <w:p w14:paraId="59EAFB1D" w14:textId="3D48EFF7" w:rsidR="003973A7" w:rsidDel="007A0DA0" w:rsidRDefault="0067055A" w:rsidP="00E6347D">
      <w:pPr>
        <w:spacing w:before="240"/>
        <w:rPr>
          <w:del w:id="924" w:author="Zhang Haikun" w:date="2019-12-19T20:11:00Z"/>
          <w:rFonts w:ascii="Arial" w:hAnsi="Arial" w:cs="Arial"/>
          <w:sz w:val="22"/>
        </w:rPr>
      </w:pPr>
      <w:r w:rsidRPr="00A429CA">
        <w:rPr>
          <w:rFonts w:ascii="Arial" w:hAnsi="Arial" w:cs="Arial"/>
          <w:sz w:val="22"/>
        </w:rPr>
        <w:fldChar w:fldCharType="end"/>
      </w:r>
    </w:p>
    <w:p w14:paraId="39D7E610" w14:textId="77777777" w:rsidR="003973A7" w:rsidRDefault="003973A7">
      <w:pPr>
        <w:spacing w:before="240"/>
        <w:rPr>
          <w:rFonts w:ascii="Arial" w:hAnsi="Arial" w:cs="Arial"/>
          <w:sz w:val="22"/>
        </w:rPr>
        <w:pPrChange w:id="925" w:author="Zhang Haikun" w:date="2019-12-19T20:11:00Z">
          <w:pPr>
            <w:widowControl/>
            <w:jc w:val="left"/>
          </w:pPr>
        </w:pPrChange>
      </w:pPr>
      <w:del w:id="926" w:author="Zhang Haikun" w:date="2019-12-19T20:11:00Z">
        <w:r w:rsidDel="007A0DA0">
          <w:rPr>
            <w:rFonts w:ascii="Arial" w:hAnsi="Arial" w:cs="Arial"/>
            <w:sz w:val="22"/>
          </w:rPr>
          <w:br w:type="page"/>
        </w:r>
      </w:del>
    </w:p>
    <w:p w14:paraId="13B3FE4F" w14:textId="2530277C" w:rsidR="0074045E" w:rsidRPr="000D6410" w:rsidRDefault="003645E6" w:rsidP="000D6410">
      <w:pPr>
        <w:pStyle w:val="2"/>
        <w:spacing w:line="240" w:lineRule="auto"/>
        <w:rPr>
          <w:rFonts w:ascii="Arial" w:hAnsi="Arial" w:cs="Arial"/>
          <w:color w:val="000000" w:themeColor="text1"/>
          <w:sz w:val="24"/>
          <w:szCs w:val="24"/>
        </w:rPr>
      </w:pPr>
      <w:r w:rsidRPr="00A32097">
        <w:rPr>
          <w:rFonts w:ascii="Arial" w:eastAsia="Arial" w:hAnsi="Arial" w:cs="Arial"/>
          <w:color w:val="000000" w:themeColor="text1"/>
          <w:sz w:val="22"/>
          <w:szCs w:val="22"/>
        </w:rPr>
        <w:t>Figure Legends</w:t>
      </w:r>
      <w:r w:rsidR="0074045E" w:rsidRPr="000D6410">
        <w:rPr>
          <w:rFonts w:ascii="Arial" w:hAnsi="Arial" w:cs="Arial"/>
          <w:noProof/>
        </w:rPr>
        <w:t xml:space="preserve"> </w:t>
      </w:r>
    </w:p>
    <w:p w14:paraId="09D943A1" w14:textId="77777777" w:rsidR="000C45B4" w:rsidRPr="00CA7EB1" w:rsidRDefault="000C45B4" w:rsidP="000C45B4">
      <w:pPr>
        <w:snapToGrid w:val="0"/>
        <w:spacing w:beforeLines="50" w:before="156" w:afterLines="50" w:after="156" w:line="360" w:lineRule="auto"/>
        <w:rPr>
          <w:ins w:id="927" w:author="Zhang Haikun" w:date="2019-12-19T20:37:00Z"/>
          <w:rFonts w:ascii="Arial" w:hAnsi="Arial" w:cs="Arial"/>
          <w:b/>
          <w:color w:val="000000" w:themeColor="text1"/>
          <w:sz w:val="22"/>
        </w:rPr>
      </w:pPr>
      <w:ins w:id="928" w:author="Zhang Haikun" w:date="2019-12-19T20:37:00Z">
        <w:r>
          <w:rPr>
            <w:noProof/>
          </w:rPr>
          <w:drawing>
            <wp:inline distT="0" distB="0" distL="0" distR="0" wp14:anchorId="0348D93C" wp14:editId="1CC27CD6">
              <wp:extent cx="4838700" cy="54521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3106" cy="5457095"/>
                      </a:xfrm>
                      <a:prstGeom prst="rect">
                        <a:avLst/>
                      </a:prstGeom>
                    </pic:spPr>
                  </pic:pic>
                </a:graphicData>
              </a:graphic>
            </wp:inline>
          </w:drawing>
        </w:r>
      </w:ins>
    </w:p>
    <w:p w14:paraId="6F042F9B" w14:textId="77777777" w:rsidR="000C45B4" w:rsidRPr="00CA7EB1" w:rsidRDefault="000C45B4" w:rsidP="000C45B4">
      <w:pPr>
        <w:snapToGrid w:val="0"/>
        <w:spacing w:beforeLines="50" w:before="156" w:afterLines="50" w:after="156" w:line="360" w:lineRule="auto"/>
        <w:rPr>
          <w:ins w:id="929" w:author="Zhang Haikun" w:date="2019-12-19T20:37:00Z"/>
          <w:rFonts w:ascii="Arial" w:hAnsi="Arial" w:cs="Arial"/>
          <w:b/>
          <w:color w:val="FF0000"/>
          <w:sz w:val="22"/>
        </w:rPr>
      </w:pPr>
      <w:ins w:id="930" w:author="Zhang Haikun" w:date="2019-12-19T20:37:00Z">
        <w:r w:rsidRPr="00CA7EB1">
          <w:rPr>
            <w:rFonts w:ascii="Arial" w:hAnsi="Arial" w:cs="Arial"/>
            <w:b/>
            <w:color w:val="000000" w:themeColor="text1"/>
            <w:sz w:val="22"/>
          </w:rPr>
          <w:t xml:space="preserve">Fig. 1. </w:t>
        </w:r>
        <w:r>
          <w:rPr>
            <w:rFonts w:ascii="Arial" w:hAnsi="Arial" w:cs="Arial"/>
            <w:b/>
            <w:color w:val="000000" w:themeColor="text1"/>
            <w:sz w:val="22"/>
          </w:rPr>
          <w:t>DNA methylation around HBV integration regions</w:t>
        </w:r>
        <w:r w:rsidRPr="00CA7EB1">
          <w:rPr>
            <w:rFonts w:ascii="Arial" w:hAnsi="Arial" w:cs="Arial"/>
            <w:b/>
            <w:color w:val="000000" w:themeColor="text1"/>
            <w:sz w:val="22"/>
          </w:rPr>
          <w:t xml:space="preserve">. </w:t>
        </w:r>
        <w:r w:rsidRPr="00CA7EB1">
          <w:rPr>
            <w:rFonts w:ascii="Arial" w:hAnsi="Arial" w:cs="Arial"/>
            <w:color w:val="000000" w:themeColor="text1"/>
            <w:sz w:val="22"/>
          </w:rPr>
          <w:t>(</w:t>
        </w:r>
        <w:r>
          <w:rPr>
            <w:rFonts w:ascii="Arial" w:hAnsi="Arial" w:cs="Arial"/>
            <w:color w:val="000000" w:themeColor="text1"/>
            <w:sz w:val="22"/>
          </w:rPr>
          <w:t>A</w:t>
        </w:r>
        <w:r w:rsidRPr="00CA7EB1">
          <w:rPr>
            <w:rFonts w:ascii="Arial" w:hAnsi="Arial" w:cs="Arial"/>
            <w:color w:val="000000" w:themeColor="text1"/>
            <w:sz w:val="22"/>
          </w:rPr>
          <w:t xml:space="preserve">) </w:t>
        </w:r>
        <w:r>
          <w:rPr>
            <w:rFonts w:ascii="Arial" w:hAnsi="Arial" w:cs="Arial" w:hint="eastAsia"/>
            <w:color w:val="000000" w:themeColor="text1"/>
            <w:sz w:val="22"/>
          </w:rPr>
          <w:t>The</w:t>
        </w:r>
        <w:r>
          <w:rPr>
            <w:rFonts w:ascii="Arial" w:hAnsi="Arial" w:cs="Arial"/>
            <w:color w:val="000000" w:themeColor="text1"/>
            <w:sz w:val="22"/>
          </w:rPr>
          <w:t xml:space="preserve"> enrichment score of CpGs in different genomic elements in 5 pilot WGBS</w:t>
        </w:r>
        <w:r>
          <w:rPr>
            <w:rFonts w:ascii="Arial" w:hAnsi="Arial" w:cs="Arial" w:hint="eastAsia"/>
            <w:color w:val="000000" w:themeColor="text1"/>
            <w:sz w:val="22"/>
          </w:rPr>
          <w:t xml:space="preserve">. </w:t>
        </w:r>
        <w:r w:rsidRPr="00CA7EB1">
          <w:rPr>
            <w:rFonts w:ascii="Arial" w:hAnsi="Arial" w:cs="Arial"/>
            <w:color w:val="000000" w:themeColor="text1"/>
            <w:sz w:val="22"/>
          </w:rPr>
          <w:t>(</w:t>
        </w:r>
        <w:r>
          <w:rPr>
            <w:rFonts w:ascii="Arial" w:hAnsi="Arial" w:cs="Arial"/>
            <w:color w:val="000000" w:themeColor="text1"/>
            <w:sz w:val="22"/>
          </w:rPr>
          <w:t>B</w:t>
        </w:r>
        <w:r w:rsidRPr="00CA7EB1">
          <w:rPr>
            <w:rFonts w:ascii="Arial" w:hAnsi="Arial" w:cs="Arial"/>
            <w:color w:val="000000" w:themeColor="text1"/>
            <w:sz w:val="22"/>
          </w:rPr>
          <w:t>)</w:t>
        </w:r>
        <w:r>
          <w:rPr>
            <w:rFonts w:ascii="Arial" w:hAnsi="Arial" w:cs="Arial"/>
            <w:color w:val="000000" w:themeColor="text1"/>
            <w:sz w:val="22"/>
          </w:rPr>
          <w:t xml:space="preserve"> The heatmap displays the </w:t>
        </w:r>
        <w:r w:rsidRPr="00CA7EB1">
          <w:rPr>
            <w:rFonts w:ascii="Arial" w:hAnsi="Arial" w:cs="Arial"/>
            <w:color w:val="000000" w:themeColor="text1"/>
            <w:sz w:val="22"/>
          </w:rPr>
          <w:t>methylation level of</w:t>
        </w:r>
        <w:r>
          <w:rPr>
            <w:rFonts w:ascii="Arial" w:hAnsi="Arial" w:cs="Arial"/>
            <w:color w:val="000000" w:themeColor="text1"/>
            <w:sz w:val="22"/>
          </w:rPr>
          <w:t xml:space="preserve"> DMCs between HCC patient and healthy individual</w:t>
        </w:r>
        <w:r w:rsidRPr="00CA7EB1">
          <w:rPr>
            <w:rFonts w:ascii="Arial" w:hAnsi="Arial" w:cs="Arial"/>
            <w:color w:val="000000" w:themeColor="text1"/>
            <w:sz w:val="22"/>
          </w:rPr>
          <w:t xml:space="preserve"> in all the </w:t>
        </w:r>
        <w:r>
          <w:rPr>
            <w:rFonts w:ascii="Arial" w:hAnsi="Arial" w:cs="Arial"/>
            <w:color w:val="000000" w:themeColor="text1"/>
            <w:sz w:val="22"/>
          </w:rPr>
          <w:t xml:space="preserve">5 </w:t>
        </w:r>
        <w:r w:rsidRPr="00CA7EB1">
          <w:rPr>
            <w:rFonts w:ascii="Arial" w:hAnsi="Arial" w:cs="Arial"/>
            <w:color w:val="000000" w:themeColor="text1"/>
            <w:sz w:val="22"/>
          </w:rPr>
          <w:t>individuals</w:t>
        </w:r>
        <w:r>
          <w:rPr>
            <w:rFonts w:ascii="Arial" w:hAnsi="Arial" w:cs="Arial" w:hint="eastAsia"/>
            <w:color w:val="000000" w:themeColor="text1"/>
            <w:sz w:val="22"/>
          </w:rPr>
          <w:t xml:space="preserve">. </w:t>
        </w:r>
        <w:r w:rsidRPr="00CA7EB1">
          <w:rPr>
            <w:rFonts w:ascii="Arial" w:hAnsi="Arial" w:cs="Arial"/>
            <w:color w:val="000000" w:themeColor="text1"/>
            <w:sz w:val="22"/>
          </w:rPr>
          <w:t>(</w:t>
        </w:r>
        <w:r>
          <w:rPr>
            <w:rFonts w:ascii="Arial" w:hAnsi="Arial" w:cs="Arial"/>
            <w:color w:val="000000" w:themeColor="text1"/>
            <w:sz w:val="22"/>
          </w:rPr>
          <w:t>C</w:t>
        </w:r>
        <w:r w:rsidRPr="00CA7EB1">
          <w:rPr>
            <w:rFonts w:ascii="Arial" w:hAnsi="Arial" w:cs="Arial"/>
            <w:color w:val="000000" w:themeColor="text1"/>
            <w:sz w:val="22"/>
          </w:rPr>
          <w:t>)</w:t>
        </w:r>
        <w:r>
          <w:rPr>
            <w:rFonts w:ascii="Arial" w:hAnsi="Arial" w:cs="Arial"/>
            <w:color w:val="000000" w:themeColor="text1"/>
            <w:sz w:val="22"/>
          </w:rPr>
          <w:t xml:space="preserve"> </w:t>
        </w:r>
        <w:r w:rsidRPr="00CA7EB1">
          <w:rPr>
            <w:rFonts w:ascii="Arial" w:hAnsi="Arial" w:cs="Arial"/>
            <w:color w:val="000000" w:themeColor="text1"/>
            <w:sz w:val="22"/>
          </w:rPr>
          <w:t xml:space="preserve">The locus of </w:t>
        </w:r>
        <w:r>
          <w:rPr>
            <w:rFonts w:ascii="Arial" w:hAnsi="Arial" w:cs="Arial"/>
            <w:color w:val="000000" w:themeColor="text1"/>
            <w:sz w:val="22"/>
          </w:rPr>
          <w:t>6</w:t>
        </w:r>
        <w:r w:rsidRPr="00CA7EB1">
          <w:rPr>
            <w:rFonts w:ascii="Arial" w:hAnsi="Arial" w:cs="Arial"/>
            <w:color w:val="000000" w:themeColor="text1"/>
            <w:sz w:val="22"/>
          </w:rPr>
          <w:t xml:space="preserve"> DMCs and 3 reported HBV integration sites in intron 2 of SENP5. The black dots represent the HBV integration sites and the orange vertical lines represent the </w:t>
        </w:r>
        <w:r>
          <w:rPr>
            <w:rFonts w:ascii="Arial" w:hAnsi="Arial" w:cs="Arial"/>
            <w:color w:val="000000" w:themeColor="text1"/>
            <w:sz w:val="22"/>
          </w:rPr>
          <w:t>6</w:t>
        </w:r>
        <w:r w:rsidRPr="00CA7EB1">
          <w:rPr>
            <w:rFonts w:ascii="Arial" w:hAnsi="Arial" w:cs="Arial"/>
            <w:color w:val="000000" w:themeColor="text1"/>
            <w:sz w:val="22"/>
          </w:rPr>
          <w:t xml:space="preserve"> DMCs. The black bar labels represent the locus of repeat marker in this region.</w:t>
        </w:r>
        <w:r>
          <w:rPr>
            <w:rFonts w:ascii="Arial" w:hAnsi="Arial" w:cs="Arial"/>
            <w:color w:val="000000" w:themeColor="text1"/>
            <w:sz w:val="22"/>
          </w:rPr>
          <w:t xml:space="preserve"> </w:t>
        </w:r>
        <w:r w:rsidRPr="00CA7EB1">
          <w:rPr>
            <w:rFonts w:ascii="Arial" w:hAnsi="Arial" w:cs="Arial"/>
            <w:color w:val="000000" w:themeColor="text1"/>
            <w:sz w:val="22"/>
          </w:rPr>
          <w:t>(</w:t>
        </w:r>
        <w:r>
          <w:rPr>
            <w:rFonts w:ascii="Arial" w:hAnsi="Arial" w:cs="Arial"/>
            <w:color w:val="000000" w:themeColor="text1"/>
            <w:sz w:val="22"/>
          </w:rPr>
          <w:t>D</w:t>
        </w:r>
        <w:r w:rsidRPr="00CA7EB1">
          <w:rPr>
            <w:rFonts w:ascii="Arial" w:hAnsi="Arial" w:cs="Arial"/>
            <w:color w:val="000000" w:themeColor="text1"/>
            <w:sz w:val="22"/>
          </w:rPr>
          <w:t>)</w:t>
        </w:r>
        <w:r>
          <w:rPr>
            <w:rFonts w:ascii="Arial" w:hAnsi="Arial" w:cs="Arial"/>
            <w:color w:val="000000" w:themeColor="text1"/>
            <w:sz w:val="22"/>
          </w:rPr>
          <w:t xml:space="preserve"> </w:t>
        </w:r>
        <w:r w:rsidRPr="00CA7EB1">
          <w:rPr>
            <w:rFonts w:ascii="Arial" w:hAnsi="Arial" w:cs="Arial"/>
            <w:color w:val="000000" w:themeColor="text1"/>
            <w:sz w:val="22"/>
          </w:rPr>
          <w:t>The percentage of D</w:t>
        </w:r>
        <w:r w:rsidRPr="00F123E0">
          <w:rPr>
            <w:rFonts w:ascii="Arial" w:hAnsi="Arial" w:cs="Arial"/>
            <w:color w:val="000000" w:themeColor="text1"/>
            <w:sz w:val="22"/>
          </w:rPr>
          <w:t>MCs located at different genomic elements and regions surrounding HBV integration sites</w:t>
        </w:r>
        <w:r w:rsidRPr="00CA7EB1">
          <w:rPr>
            <w:rFonts w:ascii="Arial" w:hAnsi="Arial" w:cs="Arial"/>
            <w:color w:val="000000" w:themeColor="text1"/>
            <w:sz w:val="22"/>
          </w:rPr>
          <w:t>.</w:t>
        </w:r>
        <w:r>
          <w:rPr>
            <w:rFonts w:ascii="Arial" w:hAnsi="Arial" w:cs="Arial"/>
            <w:color w:val="000000" w:themeColor="text1"/>
            <w:sz w:val="22"/>
          </w:rPr>
          <w:t xml:space="preserve"> </w:t>
        </w:r>
        <w:r w:rsidRPr="00CA7EB1">
          <w:rPr>
            <w:rFonts w:ascii="Arial" w:hAnsi="Arial" w:cs="Arial"/>
            <w:color w:val="000000" w:themeColor="text1"/>
            <w:sz w:val="22"/>
          </w:rPr>
          <w:t>(</w:t>
        </w:r>
        <w:r>
          <w:rPr>
            <w:rFonts w:ascii="Arial" w:hAnsi="Arial" w:cs="Arial"/>
            <w:color w:val="000000" w:themeColor="text1"/>
            <w:sz w:val="22"/>
          </w:rPr>
          <w:t>E</w:t>
        </w:r>
        <w:r w:rsidRPr="00CA7EB1">
          <w:rPr>
            <w:rFonts w:ascii="Arial" w:hAnsi="Arial" w:cs="Arial"/>
            <w:color w:val="000000" w:themeColor="text1"/>
            <w:sz w:val="22"/>
          </w:rPr>
          <w:t>)</w:t>
        </w:r>
        <w:r>
          <w:rPr>
            <w:rFonts w:ascii="Arial" w:hAnsi="Arial" w:cs="Arial"/>
            <w:color w:val="000000" w:themeColor="text1"/>
            <w:sz w:val="22"/>
          </w:rPr>
          <w:t xml:space="preserve"> </w:t>
        </w:r>
        <w:r w:rsidRPr="00F123E0">
          <w:rPr>
            <w:rFonts w:ascii="Arial" w:hAnsi="Arial" w:cs="Arial"/>
            <w:color w:val="000000" w:themeColor="text1"/>
            <w:sz w:val="22"/>
          </w:rPr>
          <w:t>The enrichment scores of DMC</w:t>
        </w:r>
        <w:r>
          <w:rPr>
            <w:rFonts w:ascii="Arial" w:hAnsi="Arial" w:cs="Arial"/>
            <w:color w:val="000000" w:themeColor="text1"/>
            <w:sz w:val="22"/>
          </w:rPr>
          <w:t xml:space="preserve">s at different genomic elements. </w:t>
        </w:r>
        <w:r w:rsidRPr="00CA7EB1">
          <w:rPr>
            <w:rFonts w:ascii="Arial" w:hAnsi="Arial" w:cs="Arial"/>
            <w:color w:val="000000" w:themeColor="text1"/>
            <w:sz w:val="22"/>
          </w:rPr>
          <w:t>(</w:t>
        </w:r>
        <w:r>
          <w:rPr>
            <w:rFonts w:ascii="Arial" w:hAnsi="Arial" w:cs="Arial"/>
            <w:color w:val="000000" w:themeColor="text1"/>
            <w:sz w:val="22"/>
          </w:rPr>
          <w:t>F</w:t>
        </w:r>
        <w:r w:rsidRPr="00CA7EB1">
          <w:rPr>
            <w:rFonts w:ascii="Arial" w:hAnsi="Arial" w:cs="Arial"/>
            <w:color w:val="000000" w:themeColor="text1"/>
            <w:sz w:val="22"/>
          </w:rPr>
          <w:t>)</w:t>
        </w:r>
        <w:r>
          <w:rPr>
            <w:rFonts w:ascii="Arial" w:hAnsi="Arial" w:cs="Arial"/>
            <w:color w:val="000000" w:themeColor="text1"/>
            <w:sz w:val="22"/>
          </w:rPr>
          <w:t xml:space="preserve"> The average DNA methylation level profiles along 10 kb upstream and downstream of the HBV integration sites in buffy coat and tumor tissue of patient HOT170. The black </w:t>
        </w:r>
        <w:r w:rsidRPr="00FB1D94">
          <w:rPr>
            <w:rFonts w:ascii="Arial" w:hAnsi="Arial" w:cs="Arial"/>
            <w:color w:val="000000" w:themeColor="text1"/>
            <w:sz w:val="22"/>
          </w:rPr>
          <w:t>dotted line</w:t>
        </w:r>
        <w:r>
          <w:rPr>
            <w:rFonts w:ascii="Arial" w:hAnsi="Arial" w:cs="Arial"/>
            <w:color w:val="000000" w:themeColor="text1"/>
            <w:sz w:val="22"/>
          </w:rPr>
          <w:t xml:space="preserve"> represents 5kb upstream or downstream of HBV integration sites. </w:t>
        </w:r>
        <w:r w:rsidRPr="00CA7EB1">
          <w:rPr>
            <w:rFonts w:ascii="Arial" w:hAnsi="Arial" w:cs="Arial"/>
            <w:color w:val="000000" w:themeColor="text1"/>
            <w:sz w:val="22"/>
          </w:rPr>
          <w:t>(</w:t>
        </w:r>
        <w:r>
          <w:rPr>
            <w:rFonts w:ascii="Arial" w:hAnsi="Arial" w:cs="Arial"/>
            <w:color w:val="000000" w:themeColor="text1"/>
            <w:sz w:val="22"/>
          </w:rPr>
          <w:t>G</w:t>
        </w:r>
        <w:r w:rsidRPr="00CA7EB1">
          <w:rPr>
            <w:rFonts w:ascii="Arial" w:hAnsi="Arial" w:cs="Arial"/>
            <w:color w:val="000000" w:themeColor="text1"/>
            <w:sz w:val="22"/>
          </w:rPr>
          <w:t>)</w:t>
        </w:r>
        <w:r>
          <w:rPr>
            <w:rFonts w:ascii="Arial" w:hAnsi="Arial" w:cs="Arial"/>
            <w:color w:val="000000" w:themeColor="text1"/>
            <w:sz w:val="22"/>
          </w:rPr>
          <w:t xml:space="preserve"> The difference of average methylation level across the genome (</w:t>
        </w:r>
        <w:r w:rsidRPr="005E5C0C">
          <w:rPr>
            <w:rFonts w:ascii="Arial" w:hAnsi="Arial" w:cs="Arial"/>
            <w:color w:val="000000" w:themeColor="text1"/>
            <w:sz w:val="22"/>
          </w:rPr>
          <w:t>Methyl</w:t>
        </w:r>
        <w:r w:rsidRPr="005E5C0C">
          <w:rPr>
            <w:rFonts w:ascii="Arial" w:hAnsi="Arial" w:cs="Arial"/>
            <w:color w:val="000000" w:themeColor="text1"/>
            <w:sz w:val="22"/>
            <w:vertAlign w:val="subscript"/>
          </w:rPr>
          <w:t>genome</w:t>
        </w:r>
        <w:r>
          <w:rPr>
            <w:rFonts w:ascii="Arial" w:hAnsi="Arial" w:cs="Arial"/>
            <w:color w:val="000000" w:themeColor="text1"/>
            <w:sz w:val="22"/>
          </w:rPr>
          <w:t xml:space="preserve">) and </w:t>
        </w:r>
        <w:r w:rsidRPr="005E5C0C">
          <w:rPr>
            <w:rFonts w:ascii="Arial" w:hAnsi="Arial" w:cs="Arial"/>
            <w:sz w:val="22"/>
          </w:rPr>
          <w:t>average methylation level of the CpGs within the 100bp of HBV integration sites (</w:t>
        </w:r>
        <w:r w:rsidRPr="005E5C0C">
          <w:rPr>
            <w:rFonts w:ascii="Arial" w:hAnsi="Arial" w:cs="Arial"/>
            <w:color w:val="000000" w:themeColor="text1"/>
            <w:sz w:val="22"/>
          </w:rPr>
          <w:t>Methyl</w:t>
        </w:r>
        <w:r>
          <w:rPr>
            <w:rFonts w:ascii="Arial" w:hAnsi="Arial" w:cs="Arial"/>
            <w:color w:val="000000" w:themeColor="text1"/>
            <w:sz w:val="22"/>
            <w:vertAlign w:val="subscript"/>
          </w:rPr>
          <w:t>HBV</w:t>
        </w:r>
        <w:r w:rsidRPr="005E5C0C">
          <w:rPr>
            <w:rFonts w:ascii="Arial" w:hAnsi="Arial" w:cs="Arial"/>
            <w:color w:val="000000" w:themeColor="text1"/>
            <w:sz w:val="22"/>
          </w:rPr>
          <w:t>)</w:t>
        </w:r>
        <w:r>
          <w:rPr>
            <w:rFonts w:ascii="Arial" w:hAnsi="Arial" w:cs="Arial"/>
            <w:color w:val="000000" w:themeColor="text1"/>
            <w:sz w:val="22"/>
          </w:rPr>
          <w:t xml:space="preserve"> between Buffy coat and tumor tissue.</w:t>
        </w:r>
      </w:ins>
    </w:p>
    <w:p w14:paraId="0EA34F63" w14:textId="77777777" w:rsidR="000C45B4" w:rsidRPr="00CA7EB1" w:rsidRDefault="000C45B4" w:rsidP="000C45B4">
      <w:pPr>
        <w:snapToGrid w:val="0"/>
        <w:spacing w:beforeLines="50" w:before="156" w:afterLines="50" w:after="156" w:line="360" w:lineRule="auto"/>
        <w:rPr>
          <w:ins w:id="931" w:author="Zhang Haikun" w:date="2019-12-19T20:37:00Z"/>
          <w:rFonts w:ascii="Arial" w:hAnsi="Arial" w:cs="Arial"/>
          <w:b/>
          <w:color w:val="FF0000"/>
          <w:sz w:val="22"/>
        </w:rPr>
      </w:pPr>
      <w:ins w:id="932" w:author="Zhang Haikun" w:date="2019-12-19T20:37:00Z">
        <w:r w:rsidRPr="0063714C">
          <w:rPr>
            <w:noProof/>
          </w:rPr>
          <w:t xml:space="preserve"> </w:t>
        </w:r>
        <w:r>
          <w:rPr>
            <w:noProof/>
          </w:rPr>
          <w:drawing>
            <wp:inline distT="0" distB="0" distL="0" distR="0" wp14:anchorId="6C3BCD66" wp14:editId="4D43A09D">
              <wp:extent cx="5274310" cy="53828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382895"/>
                      </a:xfrm>
                      <a:prstGeom prst="rect">
                        <a:avLst/>
                      </a:prstGeom>
                    </pic:spPr>
                  </pic:pic>
                </a:graphicData>
              </a:graphic>
            </wp:inline>
          </w:drawing>
        </w:r>
      </w:ins>
    </w:p>
    <w:p w14:paraId="2A294908" w14:textId="77777777" w:rsidR="000C45B4" w:rsidRPr="00CA7EB1" w:rsidRDefault="000C45B4" w:rsidP="000C45B4">
      <w:pPr>
        <w:snapToGrid w:val="0"/>
        <w:spacing w:beforeLines="50" w:before="156" w:afterLines="50" w:after="156" w:line="360" w:lineRule="auto"/>
        <w:rPr>
          <w:ins w:id="933" w:author="Zhang Haikun" w:date="2019-12-19T20:37:00Z"/>
          <w:rFonts w:ascii="Arial" w:hAnsi="Arial" w:cs="Arial"/>
          <w:color w:val="000000" w:themeColor="text1"/>
          <w:sz w:val="22"/>
        </w:rPr>
      </w:pPr>
      <w:ins w:id="934" w:author="Zhang Haikun" w:date="2019-12-19T20:37:00Z">
        <w:r w:rsidRPr="00CA7EB1">
          <w:rPr>
            <w:rFonts w:ascii="Arial" w:hAnsi="Arial" w:cs="Arial"/>
            <w:b/>
            <w:color w:val="000000" w:themeColor="text1"/>
            <w:sz w:val="22"/>
          </w:rPr>
          <w:t xml:space="preserve">Fig. 2. </w:t>
        </w:r>
        <w:r>
          <w:rPr>
            <w:rFonts w:ascii="Arial" w:hAnsi="Arial" w:cs="Arial"/>
            <w:b/>
            <w:color w:val="000000" w:themeColor="text1"/>
            <w:sz w:val="22"/>
          </w:rPr>
          <w:t>Efficacy of a low-</w:t>
        </w:r>
        <w:r w:rsidRPr="00FB1D94">
          <w:rPr>
            <w:rFonts w:ascii="Arial" w:hAnsi="Arial" w:cs="Arial"/>
            <w:b/>
            <w:color w:val="000000" w:themeColor="text1"/>
            <w:sz w:val="22"/>
          </w:rPr>
          <w:t xml:space="preserve">pass sequencing strategy illustrated by re-sampling reads from </w:t>
        </w:r>
        <w:r>
          <w:rPr>
            <w:rFonts w:ascii="Arial" w:hAnsi="Arial" w:cs="Arial"/>
            <w:b/>
            <w:color w:val="000000" w:themeColor="text1"/>
            <w:sz w:val="22"/>
          </w:rPr>
          <w:t>5 pilot cfDNA</w:t>
        </w:r>
        <w:r w:rsidRPr="00FB1D94">
          <w:rPr>
            <w:rFonts w:ascii="Arial" w:hAnsi="Arial" w:cs="Arial"/>
            <w:b/>
            <w:color w:val="000000" w:themeColor="text1"/>
            <w:sz w:val="22"/>
          </w:rPr>
          <w:t xml:space="preserve"> WGBS data</w:t>
        </w:r>
        <w:r w:rsidRPr="00CA7EB1">
          <w:rPr>
            <w:rFonts w:ascii="Arial" w:hAnsi="Arial" w:cs="Arial"/>
            <w:b/>
            <w:color w:val="000000" w:themeColor="text1"/>
            <w:sz w:val="22"/>
          </w:rPr>
          <w:t xml:space="preserve">. </w:t>
        </w:r>
        <w:r w:rsidRPr="00FB1D94">
          <w:rPr>
            <w:rFonts w:ascii="Arial" w:hAnsi="Arial" w:cs="Arial"/>
            <w:color w:val="000000" w:themeColor="text1"/>
            <w:sz w:val="22"/>
          </w:rPr>
          <w:t>(</w:t>
        </w:r>
        <w:r>
          <w:rPr>
            <w:rFonts w:ascii="Arial" w:hAnsi="Arial" w:cs="Arial"/>
            <w:color w:val="000000" w:themeColor="text1"/>
            <w:sz w:val="22"/>
          </w:rPr>
          <w:t>A</w:t>
        </w:r>
        <w:r w:rsidRPr="00CA7EB1">
          <w:rPr>
            <w:rFonts w:ascii="Arial" w:hAnsi="Arial" w:cs="Arial"/>
            <w:color w:val="000000" w:themeColor="text1"/>
            <w:sz w:val="22"/>
          </w:rPr>
          <w:t xml:space="preserve">) </w:t>
        </w:r>
        <w:r>
          <w:rPr>
            <w:rFonts w:ascii="Arial" w:hAnsi="Arial" w:cs="Arial" w:hint="eastAsia"/>
            <w:color w:val="000000" w:themeColor="text1"/>
            <w:sz w:val="22"/>
          </w:rPr>
          <w:t>The</w:t>
        </w:r>
        <w:r>
          <w:rPr>
            <w:rFonts w:ascii="Arial" w:hAnsi="Arial" w:cs="Arial"/>
            <w:color w:val="000000" w:themeColor="text1"/>
            <w:sz w:val="22"/>
          </w:rPr>
          <w:t xml:space="preserve"> boxplot shows the</w:t>
        </w:r>
        <w:r w:rsidRPr="00CA7EB1">
          <w:rPr>
            <w:rFonts w:ascii="Arial" w:hAnsi="Arial" w:cs="Arial"/>
            <w:color w:val="000000" w:themeColor="text1"/>
            <w:sz w:val="22"/>
          </w:rPr>
          <w:t xml:space="preserve"> correlation coefficient between </w:t>
        </w:r>
        <w:r>
          <w:rPr>
            <w:rFonts w:ascii="Arial" w:hAnsi="Arial" w:cs="Arial"/>
            <w:color w:val="000000" w:themeColor="text1"/>
            <w:sz w:val="22"/>
          </w:rPr>
          <w:t>resampling low-</w:t>
        </w:r>
        <w:r w:rsidRPr="00CA7EB1">
          <w:rPr>
            <w:rFonts w:ascii="Arial" w:hAnsi="Arial" w:cs="Arial"/>
            <w:color w:val="000000" w:themeColor="text1"/>
            <w:sz w:val="22"/>
          </w:rPr>
          <w:t>pass WGBS a</w:t>
        </w:r>
        <w:r>
          <w:rPr>
            <w:rFonts w:ascii="Arial" w:hAnsi="Arial" w:cs="Arial"/>
            <w:color w:val="000000" w:themeColor="text1"/>
            <w:sz w:val="22"/>
          </w:rPr>
          <w:t>nd total sequencing reads for 1</w:t>
        </w:r>
        <w:r w:rsidRPr="00CA7EB1">
          <w:rPr>
            <w:rFonts w:ascii="Arial" w:hAnsi="Arial" w:cs="Arial"/>
            <w:color w:val="000000" w:themeColor="text1"/>
            <w:sz w:val="22"/>
          </w:rPr>
          <w:t>0 times from 1M to 10M</w:t>
        </w:r>
        <w:r>
          <w:rPr>
            <w:rFonts w:ascii="Arial" w:hAnsi="Arial" w:cs="Arial" w:hint="eastAsia"/>
            <w:color w:val="000000" w:themeColor="text1"/>
            <w:sz w:val="22"/>
          </w:rPr>
          <w:t xml:space="preserve">. </w:t>
        </w:r>
        <w:r w:rsidRPr="00CA7EB1">
          <w:rPr>
            <w:rFonts w:ascii="Arial" w:hAnsi="Arial" w:cs="Arial"/>
            <w:color w:val="000000" w:themeColor="text1"/>
            <w:sz w:val="22"/>
          </w:rPr>
          <w:t>(</w:t>
        </w:r>
        <w:r>
          <w:rPr>
            <w:rFonts w:ascii="Arial" w:hAnsi="Arial" w:cs="Arial"/>
            <w:color w:val="000000" w:themeColor="text1"/>
            <w:sz w:val="22"/>
          </w:rPr>
          <w:t>B</w:t>
        </w:r>
        <w:r w:rsidRPr="00CA7EB1">
          <w:rPr>
            <w:rFonts w:ascii="Arial" w:hAnsi="Arial" w:cs="Arial"/>
            <w:color w:val="000000" w:themeColor="text1"/>
            <w:sz w:val="22"/>
          </w:rPr>
          <w:t xml:space="preserve">) </w:t>
        </w:r>
        <w:r>
          <w:rPr>
            <w:rFonts w:ascii="Arial" w:hAnsi="Arial" w:cs="Arial"/>
            <w:color w:val="000000" w:themeColor="text1"/>
            <w:sz w:val="22"/>
          </w:rPr>
          <w:t>T</w:t>
        </w:r>
        <w:r w:rsidRPr="00CA7EB1">
          <w:rPr>
            <w:rFonts w:ascii="Arial" w:hAnsi="Arial" w:cs="Arial"/>
            <w:color w:val="000000" w:themeColor="text1"/>
            <w:sz w:val="22"/>
          </w:rPr>
          <w:t>he coeff</w:t>
        </w:r>
        <w:r>
          <w:rPr>
            <w:rFonts w:ascii="Arial" w:hAnsi="Arial" w:cs="Arial"/>
            <w:color w:val="000000" w:themeColor="text1"/>
            <w:sz w:val="22"/>
          </w:rPr>
          <w:t>icient of variation (CV) for 10</w:t>
        </w:r>
        <w:r w:rsidRPr="00CA7EB1">
          <w:rPr>
            <w:rFonts w:ascii="Arial" w:hAnsi="Arial" w:cs="Arial"/>
            <w:color w:val="000000" w:themeColor="text1"/>
            <w:sz w:val="22"/>
          </w:rPr>
          <w:t xml:space="preserve"> correlation coef</w:t>
        </w:r>
        <w:r>
          <w:rPr>
            <w:rFonts w:ascii="Arial" w:hAnsi="Arial" w:cs="Arial"/>
            <w:color w:val="000000" w:themeColor="text1"/>
            <w:sz w:val="22"/>
          </w:rPr>
          <w:t>ficient between resampling low-</w:t>
        </w:r>
        <w:r w:rsidRPr="00CA7EB1">
          <w:rPr>
            <w:rFonts w:ascii="Arial" w:hAnsi="Arial" w:cs="Arial"/>
            <w:color w:val="000000" w:themeColor="text1"/>
            <w:sz w:val="22"/>
          </w:rPr>
          <w:t>pass WGBS and total sequencing reads from 1M to 10M. (</w:t>
        </w:r>
        <w:r>
          <w:rPr>
            <w:rFonts w:ascii="Arial" w:hAnsi="Arial" w:cs="Arial"/>
            <w:color w:val="000000" w:themeColor="text1"/>
            <w:sz w:val="22"/>
          </w:rPr>
          <w:t>C</w:t>
        </w:r>
        <w:r w:rsidRPr="00CA7EB1">
          <w:rPr>
            <w:rFonts w:ascii="Arial" w:hAnsi="Arial" w:cs="Arial"/>
            <w:color w:val="000000" w:themeColor="text1"/>
            <w:sz w:val="22"/>
          </w:rPr>
          <w:t xml:space="preserve">) </w:t>
        </w:r>
        <w:r>
          <w:rPr>
            <w:rFonts w:ascii="Arial" w:hAnsi="Arial" w:cs="Arial"/>
            <w:color w:val="000000" w:themeColor="text1"/>
            <w:sz w:val="22"/>
          </w:rPr>
          <w:t>The correlation of average methylation level of permutated regions between different resampling reads and total sequencing reads at one resampling.</w:t>
        </w:r>
      </w:ins>
    </w:p>
    <w:p w14:paraId="0CE37700" w14:textId="77777777" w:rsidR="000C45B4" w:rsidRPr="00CA7EB1" w:rsidRDefault="000C45B4" w:rsidP="000C45B4">
      <w:pPr>
        <w:snapToGrid w:val="0"/>
        <w:spacing w:beforeLines="50" w:before="156" w:afterLines="50" w:after="156" w:line="360" w:lineRule="auto"/>
        <w:rPr>
          <w:ins w:id="935" w:author="Zhang Haikun" w:date="2019-12-19T20:37:00Z"/>
          <w:rFonts w:ascii="Arial" w:hAnsi="Arial" w:cs="Arial"/>
          <w:color w:val="000000" w:themeColor="text1"/>
          <w:sz w:val="22"/>
        </w:rPr>
      </w:pPr>
    </w:p>
    <w:p w14:paraId="0D58EC3B" w14:textId="77777777" w:rsidR="000C45B4" w:rsidRPr="00CA7EB1" w:rsidRDefault="000C45B4" w:rsidP="000C45B4">
      <w:pPr>
        <w:snapToGrid w:val="0"/>
        <w:spacing w:beforeLines="50" w:before="156" w:afterLines="50" w:after="156" w:line="360" w:lineRule="auto"/>
        <w:rPr>
          <w:ins w:id="936" w:author="Zhang Haikun" w:date="2019-12-19T20:37:00Z"/>
          <w:rFonts w:ascii="Arial" w:hAnsi="Arial" w:cs="Arial"/>
          <w:color w:val="000000" w:themeColor="text1"/>
          <w:sz w:val="22"/>
        </w:rPr>
      </w:pPr>
      <w:ins w:id="937" w:author="Zhang Haikun" w:date="2019-12-19T20:37:00Z">
        <w:r>
          <w:rPr>
            <w:noProof/>
          </w:rPr>
          <w:drawing>
            <wp:inline distT="0" distB="0" distL="0" distR="0" wp14:anchorId="367589DE" wp14:editId="5636D387">
              <wp:extent cx="4400550" cy="57738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2168" cy="5775924"/>
                      </a:xfrm>
                      <a:prstGeom prst="rect">
                        <a:avLst/>
                      </a:prstGeom>
                    </pic:spPr>
                  </pic:pic>
                </a:graphicData>
              </a:graphic>
            </wp:inline>
          </w:drawing>
        </w:r>
      </w:ins>
    </w:p>
    <w:p w14:paraId="276B53E0" w14:textId="77777777" w:rsidR="000C45B4" w:rsidRPr="00CA7EB1" w:rsidRDefault="000C45B4" w:rsidP="000C45B4">
      <w:pPr>
        <w:snapToGrid w:val="0"/>
        <w:spacing w:beforeLines="50" w:before="156" w:afterLines="50" w:after="156" w:line="360" w:lineRule="auto"/>
        <w:rPr>
          <w:ins w:id="938" w:author="Zhang Haikun" w:date="2019-12-19T20:37:00Z"/>
          <w:rFonts w:ascii="Arial" w:hAnsi="Arial" w:cs="Arial"/>
          <w:color w:val="000000" w:themeColor="text1"/>
          <w:sz w:val="22"/>
        </w:rPr>
      </w:pPr>
      <w:ins w:id="939" w:author="Zhang Haikun" w:date="2019-12-19T20:37:00Z">
        <w:r w:rsidRPr="00CA7EB1">
          <w:rPr>
            <w:rFonts w:ascii="Arial" w:hAnsi="Arial" w:cs="Arial"/>
            <w:b/>
            <w:color w:val="000000" w:themeColor="text1"/>
            <w:sz w:val="22"/>
          </w:rPr>
          <w:t xml:space="preserve">Fig. 3. </w:t>
        </w:r>
        <w:r w:rsidRPr="006B55DA">
          <w:rPr>
            <w:rFonts w:ascii="Arial" w:hAnsi="Arial" w:cs="Arial"/>
            <w:b/>
            <w:color w:val="000000" w:themeColor="text1"/>
            <w:sz w:val="22"/>
          </w:rPr>
          <w:t xml:space="preserve">Landscape of plasma cfDNA in </w:t>
        </w:r>
        <w:r w:rsidRPr="00AC3233">
          <w:rPr>
            <w:rFonts w:ascii="Arial" w:hAnsi="Arial" w:cs="Arial"/>
            <w:b/>
            <w:color w:val="000000" w:themeColor="text1"/>
            <w:sz w:val="22"/>
          </w:rPr>
          <w:t>healthy individuals</w:t>
        </w:r>
        <w:r>
          <w:rPr>
            <w:rFonts w:ascii="Arial" w:hAnsi="Arial" w:cs="Arial"/>
            <w:b/>
            <w:color w:val="000000" w:themeColor="text1"/>
            <w:sz w:val="22"/>
          </w:rPr>
          <w:t xml:space="preserve">, </w:t>
        </w:r>
        <w:r w:rsidRPr="006B55DA">
          <w:rPr>
            <w:rFonts w:ascii="Arial" w:hAnsi="Arial" w:cs="Arial"/>
            <w:b/>
            <w:color w:val="000000" w:themeColor="text1"/>
            <w:sz w:val="22"/>
          </w:rPr>
          <w:t>hepatitis, cirrhosis</w:t>
        </w:r>
        <w:r>
          <w:rPr>
            <w:rFonts w:ascii="Arial" w:hAnsi="Arial" w:cs="Arial"/>
            <w:b/>
            <w:color w:val="000000" w:themeColor="text1"/>
            <w:sz w:val="22"/>
          </w:rPr>
          <w:t xml:space="preserve"> and HCC patients</w:t>
        </w:r>
        <w:r w:rsidRPr="00CA7EB1">
          <w:rPr>
            <w:rFonts w:ascii="Arial" w:hAnsi="Arial" w:cs="Arial"/>
            <w:b/>
            <w:color w:val="000000" w:themeColor="text1"/>
            <w:sz w:val="22"/>
          </w:rPr>
          <w:t>.</w:t>
        </w:r>
        <w:r w:rsidRPr="00CA7EB1">
          <w:rPr>
            <w:rFonts w:ascii="Arial" w:hAnsi="Arial" w:cs="Arial"/>
            <w:color w:val="000000" w:themeColor="text1"/>
            <w:sz w:val="22"/>
          </w:rPr>
          <w:t xml:space="preserve"> (A) </w:t>
        </w:r>
        <w:r>
          <w:rPr>
            <w:rFonts w:ascii="Arial" w:hAnsi="Arial" w:cs="Arial" w:hint="eastAsia"/>
            <w:color w:val="000000" w:themeColor="text1"/>
            <w:sz w:val="22"/>
          </w:rPr>
          <w:t>The</w:t>
        </w:r>
        <w:r>
          <w:rPr>
            <w:rFonts w:ascii="Arial" w:hAnsi="Arial" w:cs="Arial"/>
            <w:color w:val="000000" w:themeColor="text1"/>
            <w:sz w:val="22"/>
          </w:rPr>
          <w:t xml:space="preserve"> </w:t>
        </w:r>
        <w:r>
          <w:rPr>
            <w:rFonts w:ascii="Arial" w:hAnsi="Arial" w:cs="Arial" w:hint="eastAsia"/>
            <w:color w:val="000000" w:themeColor="text1"/>
            <w:sz w:val="22"/>
          </w:rPr>
          <w:t>distribution</w:t>
        </w:r>
        <w:r>
          <w:rPr>
            <w:rFonts w:ascii="Arial" w:hAnsi="Arial" w:cs="Arial"/>
            <w:color w:val="000000" w:themeColor="text1"/>
            <w:sz w:val="22"/>
          </w:rPr>
          <w:t xml:space="preserve"> </w:t>
        </w:r>
        <w:r>
          <w:rPr>
            <w:rFonts w:ascii="Arial" w:hAnsi="Arial" w:cs="Arial" w:hint="eastAsia"/>
            <w:color w:val="000000" w:themeColor="text1"/>
            <w:sz w:val="22"/>
          </w:rPr>
          <w:t>of</w:t>
        </w:r>
        <w:r>
          <w:rPr>
            <w:rFonts w:ascii="Arial" w:hAnsi="Arial" w:cs="Arial"/>
            <w:color w:val="000000" w:themeColor="text1"/>
            <w:sz w:val="22"/>
          </w:rPr>
          <w:t xml:space="preserve"> </w:t>
        </w:r>
        <w:r>
          <w:rPr>
            <w:rFonts w:ascii="Arial" w:hAnsi="Arial" w:cs="Arial" w:hint="eastAsia"/>
            <w:color w:val="000000" w:themeColor="text1"/>
            <w:sz w:val="22"/>
          </w:rPr>
          <w:t xml:space="preserve">cfDNA </w:t>
        </w:r>
        <w:r>
          <w:rPr>
            <w:rFonts w:ascii="Arial" w:hAnsi="Arial" w:cs="Arial"/>
            <w:color w:val="000000" w:themeColor="text1"/>
            <w:sz w:val="22"/>
          </w:rPr>
          <w:t>fragment size in the group of healthy, hepatitis, cirrhosis, early stage HCC, advanced HCC and HCC after surgery.</w:t>
        </w:r>
        <w:r>
          <w:rPr>
            <w:rFonts w:ascii="Arial" w:hAnsi="Arial" w:cs="Arial" w:hint="eastAsia"/>
            <w:color w:val="000000" w:themeColor="text1"/>
            <w:sz w:val="22"/>
          </w:rPr>
          <w:t xml:space="preserve"> The vertical dashed lines indicate the median values in all </w:t>
        </w:r>
        <w:r>
          <w:rPr>
            <w:rFonts w:ascii="Arial" w:hAnsi="Arial" w:cs="Arial"/>
            <w:color w:val="000000" w:themeColor="text1"/>
            <w:sz w:val="22"/>
          </w:rPr>
          <w:t>groups</w:t>
        </w:r>
        <w:r>
          <w:rPr>
            <w:rFonts w:ascii="Arial" w:hAnsi="Arial" w:cs="Arial" w:hint="eastAsia"/>
            <w:color w:val="000000" w:themeColor="text1"/>
            <w:sz w:val="22"/>
          </w:rPr>
          <w:t>.</w:t>
        </w:r>
        <w:r w:rsidRPr="00CA7EB1">
          <w:rPr>
            <w:rFonts w:ascii="Arial" w:hAnsi="Arial" w:cs="Arial"/>
            <w:color w:val="000000" w:themeColor="text1"/>
            <w:sz w:val="22"/>
          </w:rPr>
          <w:t xml:space="preserve"> (B) </w:t>
        </w:r>
        <w:r w:rsidRPr="00625EA0">
          <w:rPr>
            <w:rFonts w:ascii="Arial" w:hAnsi="Arial" w:cs="Arial"/>
            <w:color w:val="000000" w:themeColor="text1"/>
            <w:sz w:val="22"/>
          </w:rPr>
          <w:t xml:space="preserve">The enrichment scores of CpGs </w:t>
        </w:r>
        <w:r w:rsidRPr="00F123E0">
          <w:rPr>
            <w:rFonts w:ascii="Arial" w:hAnsi="Arial" w:cs="Arial"/>
            <w:color w:val="000000" w:themeColor="text1"/>
            <w:sz w:val="22"/>
          </w:rPr>
          <w:t>at different genomic elements and regions surrounding HBV integration sites</w:t>
        </w:r>
        <w:r w:rsidRPr="00625EA0">
          <w:rPr>
            <w:rFonts w:ascii="Arial" w:hAnsi="Arial" w:cs="Arial"/>
            <w:color w:val="000000" w:themeColor="text1"/>
            <w:sz w:val="22"/>
          </w:rPr>
          <w:t xml:space="preserve"> of all the </w:t>
        </w:r>
        <w:r>
          <w:rPr>
            <w:rFonts w:ascii="Arial" w:hAnsi="Arial" w:cs="Arial"/>
            <w:color w:val="000000" w:themeColor="text1"/>
            <w:sz w:val="22"/>
          </w:rPr>
          <w:t xml:space="preserve">54 cfDNA </w:t>
        </w:r>
        <w:r w:rsidRPr="00625EA0">
          <w:rPr>
            <w:rFonts w:ascii="Arial" w:hAnsi="Arial" w:cs="Arial"/>
            <w:color w:val="000000" w:themeColor="text1"/>
            <w:sz w:val="22"/>
          </w:rPr>
          <w:t>samples</w:t>
        </w:r>
        <w:r>
          <w:rPr>
            <w:rFonts w:ascii="Arial" w:hAnsi="Arial" w:cs="Arial"/>
            <w:color w:val="000000" w:themeColor="text1"/>
            <w:sz w:val="22"/>
          </w:rPr>
          <w:t xml:space="preserve"> at low-pass WGBS.</w:t>
        </w:r>
        <w:r w:rsidRPr="00CA7EB1">
          <w:rPr>
            <w:rFonts w:ascii="Arial" w:hAnsi="Arial" w:cs="Arial"/>
            <w:color w:val="000000" w:themeColor="text1"/>
            <w:sz w:val="22"/>
          </w:rPr>
          <w:t xml:space="preserve"> (</w:t>
        </w:r>
        <w:r>
          <w:rPr>
            <w:rFonts w:ascii="Arial" w:hAnsi="Arial" w:cs="Arial"/>
            <w:color w:val="000000" w:themeColor="text1"/>
            <w:sz w:val="22"/>
          </w:rPr>
          <w:t>C</w:t>
        </w:r>
        <w:r w:rsidRPr="00CA7EB1">
          <w:rPr>
            <w:rFonts w:ascii="Arial" w:hAnsi="Arial" w:cs="Arial"/>
            <w:color w:val="000000" w:themeColor="text1"/>
            <w:sz w:val="22"/>
          </w:rPr>
          <w:t xml:space="preserve">) </w:t>
        </w:r>
        <w:r w:rsidRPr="00625EA0">
          <w:rPr>
            <w:rFonts w:ascii="Arial" w:hAnsi="Arial" w:cs="Arial"/>
            <w:color w:val="000000" w:themeColor="text1"/>
            <w:sz w:val="22"/>
          </w:rPr>
          <w:t xml:space="preserve">The enrichment scores of CpGs </w:t>
        </w:r>
        <w:r w:rsidRPr="00F123E0">
          <w:rPr>
            <w:rFonts w:ascii="Arial" w:hAnsi="Arial" w:cs="Arial"/>
            <w:color w:val="000000" w:themeColor="text1"/>
            <w:sz w:val="22"/>
          </w:rPr>
          <w:t>at different genomic elements</w:t>
        </w:r>
        <w:r>
          <w:rPr>
            <w:rFonts w:ascii="Arial" w:hAnsi="Arial" w:cs="Arial"/>
            <w:color w:val="000000" w:themeColor="text1"/>
            <w:sz w:val="22"/>
          </w:rPr>
          <w:t xml:space="preserve"> of cfDNA and tissue samples by randomly re-sampling 10M reads from published dataset. </w:t>
        </w:r>
        <w:r w:rsidRPr="00CA7EB1">
          <w:rPr>
            <w:rFonts w:ascii="Arial" w:hAnsi="Arial" w:cs="Arial"/>
            <w:color w:val="000000" w:themeColor="text1"/>
            <w:sz w:val="22"/>
          </w:rPr>
          <w:t>(</w:t>
        </w:r>
        <w:r>
          <w:rPr>
            <w:rFonts w:ascii="Arial" w:hAnsi="Arial" w:cs="Arial"/>
            <w:color w:val="000000" w:themeColor="text1"/>
            <w:sz w:val="22"/>
          </w:rPr>
          <w:t>D</w:t>
        </w:r>
        <w:r w:rsidRPr="00CA7EB1">
          <w:rPr>
            <w:rFonts w:ascii="Arial" w:hAnsi="Arial" w:cs="Arial"/>
            <w:color w:val="000000" w:themeColor="text1"/>
            <w:sz w:val="22"/>
          </w:rPr>
          <w:t xml:space="preserve">) </w:t>
        </w:r>
        <w:r>
          <w:rPr>
            <w:rFonts w:ascii="Arial" w:hAnsi="Arial" w:cs="Arial"/>
            <w:color w:val="000000" w:themeColor="text1"/>
            <w:sz w:val="22"/>
          </w:rPr>
          <w:t>Long-range methylation around HBV integration sit</w:t>
        </w:r>
        <w:r w:rsidRPr="00682F93">
          <w:rPr>
            <w:rFonts w:ascii="Arial" w:hAnsi="Arial" w:cs="Arial"/>
            <w:color w:val="000000" w:themeColor="text1"/>
            <w:sz w:val="22"/>
          </w:rPr>
          <w:t>es</w:t>
        </w:r>
        <w:r w:rsidRPr="00F123E0">
          <w:rPr>
            <w:rFonts w:ascii="Arial" w:hAnsi="Arial" w:cs="Arial"/>
            <w:color w:val="000000" w:themeColor="text1"/>
            <w:sz w:val="22"/>
          </w:rPr>
          <w:t xml:space="preserve"> (Methyl</w:t>
        </w:r>
        <w:r w:rsidRPr="00F123E0">
          <w:rPr>
            <w:rFonts w:ascii="Arial" w:hAnsi="Arial" w:cs="Arial"/>
            <w:color w:val="000000" w:themeColor="text1"/>
            <w:sz w:val="22"/>
            <w:vertAlign w:val="subscript"/>
          </w:rPr>
          <w:t>HBV</w:t>
        </w:r>
        <w:r>
          <w:rPr>
            <w:rFonts w:ascii="Arial" w:hAnsi="Arial" w:cs="Arial"/>
            <w:color w:val="000000" w:themeColor="text1"/>
            <w:sz w:val="22"/>
            <w:vertAlign w:val="subscript"/>
          </w:rPr>
          <w:t>5k</w:t>
        </w:r>
        <w:r w:rsidRPr="00F123E0">
          <w:rPr>
            <w:rFonts w:ascii="Arial" w:hAnsi="Arial" w:cs="Arial"/>
            <w:color w:val="000000" w:themeColor="text1"/>
            <w:sz w:val="22"/>
          </w:rPr>
          <w:t xml:space="preserve">) in all the </w:t>
        </w:r>
        <w:r>
          <w:rPr>
            <w:rFonts w:ascii="Arial" w:hAnsi="Arial" w:cs="Arial"/>
            <w:color w:val="000000" w:themeColor="text1"/>
            <w:sz w:val="22"/>
          </w:rPr>
          <w:t xml:space="preserve">54 </w:t>
        </w:r>
        <w:r w:rsidRPr="00F123E0">
          <w:rPr>
            <w:rFonts w:ascii="Arial" w:hAnsi="Arial" w:cs="Arial"/>
            <w:color w:val="000000" w:themeColor="text1"/>
            <w:sz w:val="22"/>
          </w:rPr>
          <w:t>samples. The black dot represents for AFP level</w:t>
        </w:r>
        <w:r>
          <w:rPr>
            <w:rFonts w:ascii="Arial" w:hAnsi="Arial" w:cs="Arial"/>
            <w:color w:val="000000" w:themeColor="text1"/>
            <w:sz w:val="22"/>
          </w:rPr>
          <w:t xml:space="preserve"> </w:t>
        </w:r>
        <w:r w:rsidRPr="00F123E0">
          <w:rPr>
            <w:rFonts w:ascii="Arial" w:hAnsi="Arial" w:cs="Arial"/>
            <w:color w:val="000000" w:themeColor="text1"/>
            <w:sz w:val="22"/>
          </w:rPr>
          <w:t>(log</w:t>
        </w:r>
        <w:r w:rsidRPr="00F123E0">
          <w:rPr>
            <w:rFonts w:ascii="Arial" w:hAnsi="Arial" w:cs="Arial"/>
            <w:color w:val="000000" w:themeColor="text1"/>
            <w:sz w:val="22"/>
            <w:vertAlign w:val="subscript"/>
          </w:rPr>
          <w:t>10</w:t>
        </w:r>
        <w:r w:rsidRPr="00F123E0">
          <w:rPr>
            <w:rFonts w:ascii="Arial" w:hAnsi="Arial" w:cs="Arial"/>
            <w:color w:val="000000" w:themeColor="text1"/>
            <w:sz w:val="22"/>
          </w:rPr>
          <w:t>) for the corresponding individual. (</w:t>
        </w:r>
        <w:r>
          <w:rPr>
            <w:rFonts w:ascii="Arial" w:hAnsi="Arial" w:cs="Arial"/>
            <w:color w:val="000000" w:themeColor="text1"/>
            <w:sz w:val="22"/>
          </w:rPr>
          <w:t>E</w:t>
        </w:r>
        <w:r w:rsidRPr="00F123E0">
          <w:rPr>
            <w:rFonts w:ascii="Arial" w:hAnsi="Arial" w:cs="Arial"/>
            <w:color w:val="000000" w:themeColor="text1"/>
            <w:sz w:val="22"/>
          </w:rPr>
          <w:t>) The correlation between AFP (log</w:t>
        </w:r>
        <w:r w:rsidRPr="00F123E0">
          <w:rPr>
            <w:rFonts w:ascii="Arial" w:hAnsi="Arial" w:cs="Arial"/>
            <w:color w:val="000000" w:themeColor="text1"/>
            <w:sz w:val="22"/>
            <w:vertAlign w:val="subscript"/>
          </w:rPr>
          <w:t>10</w:t>
        </w:r>
        <w:r w:rsidRPr="00F123E0">
          <w:rPr>
            <w:rFonts w:ascii="Arial" w:hAnsi="Arial" w:cs="Arial"/>
            <w:color w:val="000000" w:themeColor="text1"/>
            <w:sz w:val="22"/>
          </w:rPr>
          <w:t>) and Methyl</w:t>
        </w:r>
        <w:r w:rsidRPr="00F123E0">
          <w:rPr>
            <w:rFonts w:ascii="Arial" w:hAnsi="Arial" w:cs="Arial"/>
            <w:color w:val="000000" w:themeColor="text1"/>
            <w:sz w:val="22"/>
            <w:vertAlign w:val="subscript"/>
          </w:rPr>
          <w:t>HBV</w:t>
        </w:r>
        <w:r>
          <w:rPr>
            <w:rFonts w:ascii="Arial" w:hAnsi="Arial" w:cs="Arial"/>
            <w:color w:val="000000" w:themeColor="text1"/>
            <w:sz w:val="22"/>
            <w:vertAlign w:val="subscript"/>
          </w:rPr>
          <w:t>5k</w:t>
        </w:r>
        <w:r>
          <w:rPr>
            <w:rFonts w:ascii="Arial" w:hAnsi="Arial" w:cs="Arial"/>
            <w:color w:val="000000" w:themeColor="text1"/>
            <w:sz w:val="22"/>
          </w:rPr>
          <w:t>.</w:t>
        </w:r>
      </w:ins>
    </w:p>
    <w:p w14:paraId="5B7D73F1" w14:textId="609E9F95" w:rsidR="000C45B4" w:rsidRDefault="000C45B4" w:rsidP="000C45B4">
      <w:pPr>
        <w:snapToGrid w:val="0"/>
        <w:spacing w:beforeLines="50" w:before="156" w:afterLines="50" w:after="156" w:line="360" w:lineRule="auto"/>
        <w:rPr>
          <w:ins w:id="940" w:author="Zhang Haikun" w:date="2019-12-19T20:39:00Z"/>
          <w:rFonts w:ascii="Arial" w:hAnsi="Arial" w:cs="Arial"/>
          <w:b/>
          <w:color w:val="FF0000"/>
          <w:sz w:val="22"/>
        </w:rPr>
      </w:pPr>
      <w:ins w:id="941" w:author="Zhang Haikun" w:date="2019-12-19T20:37:00Z">
        <w:r>
          <w:rPr>
            <w:noProof/>
          </w:rPr>
          <w:drawing>
            <wp:inline distT="0" distB="0" distL="0" distR="0" wp14:anchorId="105DBFA2" wp14:editId="778D584E">
              <wp:extent cx="5229225" cy="55874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3041" cy="5591528"/>
                      </a:xfrm>
                      <a:prstGeom prst="rect">
                        <a:avLst/>
                      </a:prstGeom>
                    </pic:spPr>
                  </pic:pic>
                </a:graphicData>
              </a:graphic>
            </wp:inline>
          </w:drawing>
        </w:r>
      </w:ins>
    </w:p>
    <w:p w14:paraId="4F445F8D" w14:textId="0013594A" w:rsidR="000C45B4" w:rsidRDefault="000C45B4" w:rsidP="006B55DA">
      <w:pPr>
        <w:snapToGrid w:val="0"/>
        <w:spacing w:beforeLines="50" w:before="156" w:afterLines="50" w:after="156" w:line="360" w:lineRule="auto"/>
        <w:rPr>
          <w:ins w:id="942" w:author="Zhang Haikun" w:date="2019-12-19T20:39:00Z"/>
          <w:rFonts w:ascii="Arial" w:hAnsi="Arial" w:cs="Arial"/>
          <w:b/>
          <w:color w:val="FF0000"/>
          <w:sz w:val="22"/>
        </w:rPr>
      </w:pPr>
      <w:ins w:id="943" w:author="Zhang Haikun" w:date="2019-12-19T20:39:00Z">
        <w:r w:rsidRPr="00CA7EB1">
          <w:rPr>
            <w:rFonts w:ascii="Arial" w:hAnsi="Arial" w:cs="Arial"/>
            <w:b/>
            <w:color w:val="000000" w:themeColor="text1"/>
            <w:sz w:val="22"/>
          </w:rPr>
          <w:t xml:space="preserve">Fig. 4. </w:t>
        </w:r>
        <w:r>
          <w:rPr>
            <w:rFonts w:ascii="Arial" w:hAnsi="Arial" w:cs="Arial"/>
            <w:b/>
            <w:color w:val="000000" w:themeColor="text1"/>
            <w:sz w:val="22"/>
          </w:rPr>
          <w:t>Hypomethylation around HBV integration regions enhance HCC prediction</w:t>
        </w:r>
        <w:r w:rsidRPr="00CA7EB1">
          <w:rPr>
            <w:rFonts w:ascii="Arial" w:hAnsi="Arial" w:cs="Arial"/>
            <w:b/>
            <w:color w:val="000000" w:themeColor="text1"/>
            <w:sz w:val="22"/>
          </w:rPr>
          <w:t>.</w:t>
        </w:r>
        <w:r w:rsidRPr="00CA7EB1">
          <w:rPr>
            <w:rFonts w:ascii="Arial" w:hAnsi="Arial" w:cs="Arial"/>
            <w:color w:val="000000" w:themeColor="text1"/>
            <w:sz w:val="22"/>
          </w:rPr>
          <w:t xml:space="preserve"> </w:t>
        </w:r>
        <w:r w:rsidRPr="00F123E0">
          <w:rPr>
            <w:rFonts w:ascii="Arial" w:hAnsi="Arial" w:cs="Arial"/>
            <w:color w:val="000000" w:themeColor="text1"/>
            <w:sz w:val="22"/>
          </w:rPr>
          <w:t>(</w:t>
        </w:r>
        <w:r>
          <w:rPr>
            <w:rFonts w:ascii="Arial" w:hAnsi="Arial" w:cs="Arial"/>
            <w:color w:val="000000" w:themeColor="text1"/>
            <w:sz w:val="22"/>
          </w:rPr>
          <w:t>A</w:t>
        </w:r>
        <w:r w:rsidRPr="00F123E0">
          <w:rPr>
            <w:rFonts w:ascii="Arial" w:hAnsi="Arial" w:cs="Arial"/>
            <w:color w:val="000000" w:themeColor="text1"/>
            <w:sz w:val="22"/>
          </w:rPr>
          <w:t xml:space="preserve">) </w:t>
        </w:r>
        <w:r>
          <w:rPr>
            <w:rFonts w:ascii="Arial" w:hAnsi="Arial" w:cs="Arial"/>
            <w:color w:val="000000" w:themeColor="text1"/>
            <w:sz w:val="22"/>
          </w:rPr>
          <w:t xml:space="preserve">Boxplot displays </w:t>
        </w:r>
        <w:r w:rsidRPr="00F123E0">
          <w:rPr>
            <w:rFonts w:ascii="Arial" w:hAnsi="Arial" w:cs="Arial"/>
            <w:color w:val="000000" w:themeColor="text1"/>
            <w:sz w:val="22"/>
          </w:rPr>
          <w:t>Methyl</w:t>
        </w:r>
        <w:r w:rsidRPr="00F123E0">
          <w:rPr>
            <w:rFonts w:ascii="Arial" w:hAnsi="Arial" w:cs="Arial"/>
            <w:color w:val="000000" w:themeColor="text1"/>
            <w:sz w:val="22"/>
            <w:vertAlign w:val="subscript"/>
          </w:rPr>
          <w:t>HBV</w:t>
        </w:r>
        <w:r>
          <w:rPr>
            <w:rFonts w:ascii="Arial" w:hAnsi="Arial" w:cs="Arial"/>
            <w:color w:val="000000" w:themeColor="text1"/>
            <w:sz w:val="22"/>
            <w:vertAlign w:val="subscript"/>
          </w:rPr>
          <w:t>5k</w:t>
        </w:r>
        <w:r>
          <w:rPr>
            <w:rFonts w:ascii="Arial" w:hAnsi="Arial" w:cs="Arial"/>
            <w:color w:val="000000" w:themeColor="text1"/>
            <w:sz w:val="22"/>
          </w:rPr>
          <w:t xml:space="preserve"> and the methylation level of top 5 selected regions in all the samples</w:t>
        </w:r>
        <w:r w:rsidRPr="00F123E0">
          <w:rPr>
            <w:rFonts w:ascii="Arial" w:hAnsi="Arial" w:cs="Arial"/>
            <w:color w:val="000000" w:themeColor="text1"/>
            <w:sz w:val="22"/>
          </w:rPr>
          <w:t>. (</w:t>
        </w:r>
        <w:r>
          <w:rPr>
            <w:rFonts w:ascii="Arial" w:hAnsi="Arial" w:cs="Arial"/>
            <w:color w:val="000000" w:themeColor="text1"/>
            <w:sz w:val="22"/>
          </w:rPr>
          <w:t>B</w:t>
        </w:r>
        <w:r w:rsidRPr="00F123E0">
          <w:rPr>
            <w:rFonts w:ascii="Arial" w:hAnsi="Arial" w:cs="Arial"/>
            <w:color w:val="000000" w:themeColor="text1"/>
            <w:sz w:val="22"/>
          </w:rPr>
          <w:t xml:space="preserve">) Receiver operating characteristics (ROC) curve based on five-fold </w:t>
        </w:r>
        <w:r>
          <w:rPr>
            <w:rFonts w:ascii="Arial" w:hAnsi="Arial" w:cs="Arial"/>
            <w:color w:val="000000" w:themeColor="text1"/>
            <w:sz w:val="22"/>
          </w:rPr>
          <w:t>cross-validation for HCC</w:t>
        </w:r>
        <w:r w:rsidRPr="00F123E0">
          <w:rPr>
            <w:rFonts w:ascii="Arial" w:hAnsi="Arial" w:cs="Arial"/>
            <w:color w:val="000000" w:themeColor="text1"/>
            <w:sz w:val="22"/>
          </w:rPr>
          <w:t xml:space="preserve"> detection by different indicators i</w:t>
        </w:r>
        <w:r w:rsidRPr="00CA7EB1">
          <w:rPr>
            <w:rFonts w:ascii="Arial" w:hAnsi="Arial" w:cs="Arial"/>
            <w:color w:val="000000" w:themeColor="text1"/>
            <w:sz w:val="22"/>
          </w:rPr>
          <w:t>n discriminating HCC</w:t>
        </w:r>
        <w:r>
          <w:rPr>
            <w:rFonts w:ascii="Arial" w:hAnsi="Arial" w:cs="Arial"/>
            <w:color w:val="000000" w:themeColor="text1"/>
            <w:sz w:val="22"/>
          </w:rPr>
          <w:t xml:space="preserve"> patients</w:t>
        </w:r>
        <w:r w:rsidRPr="00CA7EB1">
          <w:rPr>
            <w:rFonts w:ascii="Arial" w:hAnsi="Arial" w:cs="Arial"/>
            <w:color w:val="000000" w:themeColor="text1"/>
            <w:sz w:val="22"/>
          </w:rPr>
          <w:t xml:space="preserve"> from individuals without HCC</w:t>
        </w:r>
        <w:r>
          <w:rPr>
            <w:rFonts w:ascii="Arial" w:hAnsi="Arial" w:cs="Arial"/>
            <w:color w:val="000000" w:themeColor="text1"/>
            <w:sz w:val="22"/>
          </w:rPr>
          <w:t xml:space="preserve"> (healthy individuals, patients with hepatitis and cirrhosis).</w:t>
        </w:r>
        <w:r w:rsidRPr="00F123E0">
          <w:rPr>
            <w:rFonts w:ascii="Arial" w:hAnsi="Arial" w:cs="Arial"/>
            <w:color w:val="000000" w:themeColor="text1"/>
            <w:sz w:val="22"/>
          </w:rPr>
          <w:t xml:space="preserve"> (</w:t>
        </w:r>
        <w:r>
          <w:rPr>
            <w:rFonts w:ascii="Arial" w:hAnsi="Arial" w:cs="Arial"/>
            <w:color w:val="000000" w:themeColor="text1"/>
            <w:sz w:val="22"/>
          </w:rPr>
          <w:t>C</w:t>
        </w:r>
        <w:r w:rsidRPr="00F123E0">
          <w:rPr>
            <w:rFonts w:ascii="Arial" w:hAnsi="Arial" w:cs="Arial"/>
            <w:color w:val="000000" w:themeColor="text1"/>
            <w:sz w:val="22"/>
          </w:rPr>
          <w:t>)</w:t>
        </w:r>
        <w:r>
          <w:rPr>
            <w:rFonts w:ascii="Arial" w:hAnsi="Arial" w:cs="Arial"/>
            <w:color w:val="000000" w:themeColor="text1"/>
            <w:sz w:val="22"/>
          </w:rPr>
          <w:t xml:space="preserve"> The comparisons between healthy individuals and patients with early stage HCC using </w:t>
        </w:r>
        <w:r w:rsidRPr="00F123E0">
          <w:rPr>
            <w:rFonts w:ascii="Arial" w:hAnsi="Arial" w:cs="Arial"/>
            <w:color w:val="000000" w:themeColor="text1"/>
            <w:sz w:val="22"/>
          </w:rPr>
          <w:t>Methyl</w:t>
        </w:r>
        <w:r w:rsidRPr="00F123E0">
          <w:rPr>
            <w:rFonts w:ascii="Arial" w:hAnsi="Arial" w:cs="Arial"/>
            <w:color w:val="000000" w:themeColor="text1"/>
            <w:sz w:val="22"/>
            <w:vertAlign w:val="subscript"/>
          </w:rPr>
          <w:t>HBV</w:t>
        </w:r>
        <w:r>
          <w:rPr>
            <w:rFonts w:ascii="Arial" w:hAnsi="Arial" w:cs="Arial"/>
            <w:color w:val="000000" w:themeColor="text1"/>
            <w:sz w:val="22"/>
            <w:vertAlign w:val="subscript"/>
          </w:rPr>
          <w:t>5k</w:t>
        </w:r>
        <w:r>
          <w:rPr>
            <w:rFonts w:ascii="Arial" w:hAnsi="Arial" w:cs="Arial"/>
            <w:color w:val="000000" w:themeColor="text1"/>
            <w:sz w:val="22"/>
          </w:rPr>
          <w:t xml:space="preserve"> and the methylation level of top 5 selected regions in the validation dataset</w:t>
        </w:r>
        <w:r w:rsidRPr="00F123E0">
          <w:rPr>
            <w:rFonts w:ascii="Arial" w:hAnsi="Arial" w:cs="Arial"/>
            <w:color w:val="000000" w:themeColor="text1"/>
            <w:sz w:val="22"/>
          </w:rPr>
          <w:t>.</w:t>
        </w:r>
        <w:r>
          <w:rPr>
            <w:rFonts w:ascii="Arial" w:hAnsi="Arial" w:cs="Arial"/>
            <w:color w:val="000000" w:themeColor="text1"/>
            <w:sz w:val="22"/>
          </w:rPr>
          <w:t xml:space="preserve"> </w:t>
        </w:r>
        <w:r w:rsidRPr="00F123E0">
          <w:rPr>
            <w:rFonts w:ascii="Arial" w:hAnsi="Arial" w:cs="Arial"/>
            <w:color w:val="000000" w:themeColor="text1"/>
            <w:sz w:val="22"/>
          </w:rPr>
          <w:t>(</w:t>
        </w:r>
        <w:r>
          <w:rPr>
            <w:rFonts w:ascii="Arial" w:hAnsi="Arial" w:cs="Arial"/>
            <w:color w:val="000000" w:themeColor="text1"/>
            <w:sz w:val="22"/>
          </w:rPr>
          <w:t>D</w:t>
        </w:r>
        <w:r w:rsidRPr="00F123E0">
          <w:rPr>
            <w:rFonts w:ascii="Arial" w:hAnsi="Arial" w:cs="Arial"/>
            <w:color w:val="000000" w:themeColor="text1"/>
            <w:sz w:val="22"/>
          </w:rPr>
          <w:t>)</w:t>
        </w:r>
        <w:r>
          <w:rPr>
            <w:rFonts w:ascii="Arial" w:hAnsi="Arial" w:cs="Arial"/>
            <w:color w:val="000000" w:themeColor="text1"/>
            <w:sz w:val="22"/>
          </w:rPr>
          <w:t xml:space="preserve"> ROC curves for 16 healthy individuals and 24 HCC patients using </w:t>
        </w:r>
        <w:r>
          <w:rPr>
            <w:rFonts w:ascii="Arial" w:hAnsi="Arial" w:cs="Arial"/>
            <w:sz w:val="22"/>
          </w:rPr>
          <w:t xml:space="preserve">genome-wide hypomethylation analysis, </w:t>
        </w:r>
        <w:r w:rsidRPr="00F123E0">
          <w:rPr>
            <w:rFonts w:ascii="Arial" w:hAnsi="Arial" w:cs="Arial"/>
            <w:color w:val="000000" w:themeColor="text1"/>
            <w:sz w:val="22"/>
          </w:rPr>
          <w:t>Methyl</w:t>
        </w:r>
        <w:r w:rsidRPr="00F123E0">
          <w:rPr>
            <w:rFonts w:ascii="Arial" w:hAnsi="Arial" w:cs="Arial"/>
            <w:color w:val="000000" w:themeColor="text1"/>
            <w:sz w:val="22"/>
            <w:vertAlign w:val="subscript"/>
          </w:rPr>
          <w:t>HBV</w:t>
        </w:r>
        <w:r>
          <w:rPr>
            <w:rFonts w:ascii="Arial" w:hAnsi="Arial" w:cs="Arial"/>
            <w:color w:val="000000" w:themeColor="text1"/>
            <w:sz w:val="22"/>
            <w:vertAlign w:val="subscript"/>
          </w:rPr>
          <w:t>5k</w:t>
        </w:r>
        <w:r>
          <w:rPr>
            <w:rFonts w:ascii="Arial" w:hAnsi="Arial" w:cs="Arial"/>
            <w:color w:val="000000" w:themeColor="text1"/>
            <w:sz w:val="22"/>
          </w:rPr>
          <w:t xml:space="preserve"> and region5. </w:t>
        </w:r>
        <w:r w:rsidRPr="00F123E0">
          <w:rPr>
            <w:rFonts w:ascii="Arial" w:hAnsi="Arial" w:cs="Arial"/>
            <w:color w:val="000000" w:themeColor="text1"/>
            <w:sz w:val="22"/>
          </w:rPr>
          <w:t>(</w:t>
        </w:r>
        <w:r>
          <w:rPr>
            <w:rFonts w:ascii="Arial" w:hAnsi="Arial" w:cs="Arial"/>
            <w:color w:val="000000" w:themeColor="text1"/>
            <w:sz w:val="22"/>
          </w:rPr>
          <w:t>E</w:t>
        </w:r>
        <w:r w:rsidRPr="00F123E0">
          <w:rPr>
            <w:rFonts w:ascii="Arial" w:hAnsi="Arial" w:cs="Arial"/>
            <w:color w:val="000000" w:themeColor="text1"/>
            <w:sz w:val="22"/>
          </w:rPr>
          <w:t>)</w:t>
        </w:r>
        <w:r>
          <w:rPr>
            <w:rFonts w:ascii="Arial" w:hAnsi="Arial" w:cs="Arial"/>
            <w:color w:val="000000" w:themeColor="text1"/>
            <w:sz w:val="22"/>
          </w:rPr>
          <w:t xml:space="preserve"> ROC curves for HCC patient detection using </w:t>
        </w:r>
        <w:r>
          <w:rPr>
            <w:rFonts w:ascii="Arial" w:hAnsi="Arial" w:cs="Arial"/>
            <w:sz w:val="22"/>
          </w:rPr>
          <w:t>all the healthy individuals and HCC patients.</w:t>
        </w:r>
      </w:ins>
    </w:p>
    <w:p w14:paraId="2DD59DF3" w14:textId="6BB9BAE9" w:rsidR="00F14CF5" w:rsidRPr="000C45B4" w:rsidDel="000C45B4" w:rsidRDefault="00F14CF5" w:rsidP="008F58A2">
      <w:pPr>
        <w:snapToGrid w:val="0"/>
        <w:spacing w:beforeLines="50" w:before="156" w:afterLines="50" w:after="156" w:line="360" w:lineRule="auto"/>
        <w:jc w:val="center"/>
        <w:rPr>
          <w:del w:id="944" w:author="Zhang Haikun" w:date="2019-12-19T20:37:00Z"/>
          <w:rFonts w:ascii="Arial" w:hAnsi="Arial" w:cs="Arial"/>
          <w:b/>
          <w:color w:val="FF0000"/>
          <w:sz w:val="22"/>
          <w:rPrChange w:id="945" w:author="Zhang Haikun" w:date="2019-12-19T20:39:00Z">
            <w:rPr>
              <w:del w:id="946" w:author="Zhang Haikun" w:date="2019-12-19T20:37:00Z"/>
              <w:rFonts w:ascii="Arial" w:hAnsi="Arial" w:cs="Arial"/>
              <w:b/>
              <w:color w:val="000000" w:themeColor="text1"/>
              <w:sz w:val="22"/>
            </w:rPr>
          </w:rPrChange>
        </w:rPr>
      </w:pPr>
      <w:del w:id="947" w:author="Zhang Haikun" w:date="2019-12-19T20:11:00Z">
        <w:r w:rsidDel="00D353AD">
          <w:rPr>
            <w:noProof/>
          </w:rPr>
          <w:drawing>
            <wp:inline distT="0" distB="0" distL="0" distR="0" wp14:anchorId="5BAE5CBA" wp14:editId="6CFE8918">
              <wp:extent cx="5274310" cy="5951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951220"/>
                      </a:xfrm>
                      <a:prstGeom prst="rect">
                        <a:avLst/>
                      </a:prstGeom>
                    </pic:spPr>
                  </pic:pic>
                </a:graphicData>
              </a:graphic>
            </wp:inline>
          </w:drawing>
        </w:r>
      </w:del>
    </w:p>
    <w:p w14:paraId="77194386" w14:textId="7275A104" w:rsidR="00F14CF5" w:rsidRPr="00CA7EB1" w:rsidDel="000C45B4" w:rsidRDefault="00F14CF5" w:rsidP="00F14CF5">
      <w:pPr>
        <w:snapToGrid w:val="0"/>
        <w:spacing w:beforeLines="50" w:before="156" w:afterLines="50" w:after="156" w:line="360" w:lineRule="auto"/>
        <w:rPr>
          <w:del w:id="948" w:author="Zhang Haikun" w:date="2019-12-19T20:37:00Z"/>
          <w:rFonts w:ascii="Arial" w:hAnsi="Arial" w:cs="Arial"/>
          <w:b/>
          <w:color w:val="FF0000"/>
          <w:sz w:val="22"/>
        </w:rPr>
      </w:pPr>
      <w:del w:id="949" w:author="Zhang Haikun" w:date="2019-12-19T20:37:00Z">
        <w:r w:rsidRPr="00CA7EB1" w:rsidDel="000C45B4">
          <w:rPr>
            <w:rFonts w:ascii="Arial" w:hAnsi="Arial" w:cs="Arial"/>
            <w:b/>
            <w:color w:val="000000" w:themeColor="text1"/>
            <w:sz w:val="22"/>
          </w:rPr>
          <w:delText xml:space="preserve">Fig. 1. </w:delText>
        </w:r>
        <w:r w:rsidDel="000C45B4">
          <w:rPr>
            <w:rFonts w:ascii="Arial" w:hAnsi="Arial" w:cs="Arial"/>
            <w:b/>
            <w:color w:val="000000" w:themeColor="text1"/>
            <w:sz w:val="22"/>
          </w:rPr>
          <w:delText>DNA methylation around HBV integration regions</w:delText>
        </w:r>
        <w:r w:rsidRPr="00CA7EB1" w:rsidDel="000C45B4">
          <w:rPr>
            <w:rFonts w:ascii="Arial" w:hAnsi="Arial" w:cs="Arial"/>
            <w:b/>
            <w:color w:val="000000" w:themeColor="text1"/>
            <w:sz w:val="22"/>
          </w:rPr>
          <w:delText xml:space="preserve">. </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A</w:delText>
        </w:r>
        <w:r w:rsidRPr="00CA7EB1" w:rsidDel="000C45B4">
          <w:rPr>
            <w:rFonts w:ascii="Arial" w:hAnsi="Arial" w:cs="Arial"/>
            <w:color w:val="000000" w:themeColor="text1"/>
            <w:sz w:val="22"/>
          </w:rPr>
          <w:delText xml:space="preserve">) </w:delText>
        </w:r>
        <w:r w:rsidDel="000C45B4">
          <w:rPr>
            <w:rFonts w:ascii="Arial" w:hAnsi="Arial" w:cs="Arial" w:hint="eastAsia"/>
            <w:color w:val="000000" w:themeColor="text1"/>
            <w:sz w:val="22"/>
          </w:rPr>
          <w:delText>The</w:delText>
        </w:r>
        <w:r w:rsidDel="000C45B4">
          <w:rPr>
            <w:rFonts w:ascii="Arial" w:hAnsi="Arial" w:cs="Arial"/>
            <w:color w:val="000000" w:themeColor="text1"/>
            <w:sz w:val="22"/>
          </w:rPr>
          <w:delText xml:space="preserve"> enrichment score of CpGs in different genomic elements in 5 pilot WGBS</w:delText>
        </w:r>
        <w:r w:rsidDel="000C45B4">
          <w:rPr>
            <w:rFonts w:ascii="Arial" w:hAnsi="Arial" w:cs="Arial" w:hint="eastAsia"/>
            <w:color w:val="000000" w:themeColor="text1"/>
            <w:sz w:val="22"/>
          </w:rPr>
          <w:delText xml:space="preserve">. </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B</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 xml:space="preserve"> The heatmap displays the </w:delText>
        </w:r>
        <w:r w:rsidRPr="00CA7EB1" w:rsidDel="000C45B4">
          <w:rPr>
            <w:rFonts w:ascii="Arial" w:hAnsi="Arial" w:cs="Arial"/>
            <w:color w:val="000000" w:themeColor="text1"/>
            <w:sz w:val="22"/>
          </w:rPr>
          <w:delText>methylation level of</w:delText>
        </w:r>
        <w:r w:rsidDel="000C45B4">
          <w:rPr>
            <w:rFonts w:ascii="Arial" w:hAnsi="Arial" w:cs="Arial"/>
            <w:color w:val="000000" w:themeColor="text1"/>
            <w:sz w:val="22"/>
          </w:rPr>
          <w:delText xml:space="preserve"> DMCs between HCC patient and healthy individual</w:delText>
        </w:r>
        <w:r w:rsidRPr="00CA7EB1" w:rsidDel="000C45B4">
          <w:rPr>
            <w:rFonts w:ascii="Arial" w:hAnsi="Arial" w:cs="Arial"/>
            <w:color w:val="000000" w:themeColor="text1"/>
            <w:sz w:val="22"/>
          </w:rPr>
          <w:delText xml:space="preserve"> in all the </w:delText>
        </w:r>
        <w:r w:rsidDel="000C45B4">
          <w:rPr>
            <w:rFonts w:ascii="Arial" w:hAnsi="Arial" w:cs="Arial"/>
            <w:color w:val="000000" w:themeColor="text1"/>
            <w:sz w:val="22"/>
          </w:rPr>
          <w:delText xml:space="preserve">5 </w:delText>
        </w:r>
        <w:r w:rsidRPr="00CA7EB1" w:rsidDel="000C45B4">
          <w:rPr>
            <w:rFonts w:ascii="Arial" w:hAnsi="Arial" w:cs="Arial"/>
            <w:color w:val="000000" w:themeColor="text1"/>
            <w:sz w:val="22"/>
          </w:rPr>
          <w:delText>individuals</w:delText>
        </w:r>
        <w:r w:rsidDel="000C45B4">
          <w:rPr>
            <w:rFonts w:ascii="Arial" w:hAnsi="Arial" w:cs="Arial" w:hint="eastAsia"/>
            <w:color w:val="000000" w:themeColor="text1"/>
            <w:sz w:val="22"/>
          </w:rPr>
          <w:delText xml:space="preserve">. </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C</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 xml:space="preserve"> </w:delText>
        </w:r>
        <w:r w:rsidRPr="00CA7EB1" w:rsidDel="000C45B4">
          <w:rPr>
            <w:rFonts w:ascii="Arial" w:hAnsi="Arial" w:cs="Arial"/>
            <w:color w:val="000000" w:themeColor="text1"/>
            <w:sz w:val="22"/>
          </w:rPr>
          <w:delText xml:space="preserve">The locus of </w:delText>
        </w:r>
        <w:r w:rsidDel="000C45B4">
          <w:rPr>
            <w:rFonts w:ascii="Arial" w:hAnsi="Arial" w:cs="Arial"/>
            <w:color w:val="000000" w:themeColor="text1"/>
            <w:sz w:val="22"/>
          </w:rPr>
          <w:delText>6</w:delText>
        </w:r>
        <w:r w:rsidRPr="00CA7EB1" w:rsidDel="000C45B4">
          <w:rPr>
            <w:rFonts w:ascii="Arial" w:hAnsi="Arial" w:cs="Arial"/>
            <w:color w:val="000000" w:themeColor="text1"/>
            <w:sz w:val="22"/>
          </w:rPr>
          <w:delText xml:space="preserve"> DMCs and 3 reported HBV integration sites in intron 2 of SENP5. The black dots represent the HBV integration sites and the orange vertical lines represent the </w:delText>
        </w:r>
        <w:r w:rsidDel="000C45B4">
          <w:rPr>
            <w:rFonts w:ascii="Arial" w:hAnsi="Arial" w:cs="Arial"/>
            <w:color w:val="000000" w:themeColor="text1"/>
            <w:sz w:val="22"/>
          </w:rPr>
          <w:delText>6</w:delText>
        </w:r>
        <w:r w:rsidRPr="00CA7EB1" w:rsidDel="000C45B4">
          <w:rPr>
            <w:rFonts w:ascii="Arial" w:hAnsi="Arial" w:cs="Arial"/>
            <w:color w:val="000000" w:themeColor="text1"/>
            <w:sz w:val="22"/>
          </w:rPr>
          <w:delText xml:space="preserve"> DMCs. The black bar labels represent the locus of repeat marker in this region.</w:delText>
        </w:r>
        <w:r w:rsidDel="000C45B4">
          <w:rPr>
            <w:rFonts w:ascii="Arial" w:hAnsi="Arial" w:cs="Arial"/>
            <w:color w:val="000000" w:themeColor="text1"/>
            <w:sz w:val="22"/>
          </w:rPr>
          <w:delText xml:space="preserve"> </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D</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 xml:space="preserve"> </w:delText>
        </w:r>
        <w:r w:rsidRPr="00CA7EB1" w:rsidDel="000C45B4">
          <w:rPr>
            <w:rFonts w:ascii="Arial" w:hAnsi="Arial" w:cs="Arial"/>
            <w:color w:val="000000" w:themeColor="text1"/>
            <w:sz w:val="22"/>
          </w:rPr>
          <w:delText>The percentage of D</w:delText>
        </w:r>
        <w:r w:rsidRPr="00F123E0" w:rsidDel="000C45B4">
          <w:rPr>
            <w:rFonts w:ascii="Arial" w:hAnsi="Arial" w:cs="Arial"/>
            <w:color w:val="000000" w:themeColor="text1"/>
            <w:sz w:val="22"/>
          </w:rPr>
          <w:delText>MCs located at different genomic elements and regions surrounding HBV integration sites</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 xml:space="preserve"> </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E</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 xml:space="preserve"> </w:delText>
        </w:r>
        <w:r w:rsidRPr="00F123E0" w:rsidDel="000C45B4">
          <w:rPr>
            <w:rFonts w:ascii="Arial" w:hAnsi="Arial" w:cs="Arial"/>
            <w:color w:val="000000" w:themeColor="text1"/>
            <w:sz w:val="22"/>
          </w:rPr>
          <w:delText>The enrichment scores of DMC</w:delText>
        </w:r>
        <w:r w:rsidDel="000C45B4">
          <w:rPr>
            <w:rFonts w:ascii="Arial" w:hAnsi="Arial" w:cs="Arial"/>
            <w:color w:val="000000" w:themeColor="text1"/>
            <w:sz w:val="22"/>
          </w:rPr>
          <w:delText xml:space="preserve">s at different genomic elements. </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F</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 xml:space="preserve"> The average DNA methylation level profiles along 10 kb upstream and downstream of the HBV integration sites in buffy coat and tumor tissue of patient HOT170. </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G</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 xml:space="preserve"> The difference of average methylation level across the genome (</w:delText>
        </w:r>
        <w:r w:rsidRPr="005E5C0C" w:rsidDel="000C45B4">
          <w:rPr>
            <w:rFonts w:ascii="Arial" w:hAnsi="Arial" w:cs="Arial"/>
            <w:color w:val="000000" w:themeColor="text1"/>
            <w:sz w:val="22"/>
          </w:rPr>
          <w:delText>Methyl</w:delText>
        </w:r>
        <w:r w:rsidRPr="005E5C0C" w:rsidDel="000C45B4">
          <w:rPr>
            <w:rFonts w:ascii="Arial" w:hAnsi="Arial" w:cs="Arial"/>
            <w:color w:val="000000" w:themeColor="text1"/>
            <w:sz w:val="22"/>
            <w:vertAlign w:val="subscript"/>
          </w:rPr>
          <w:delText>genome</w:delText>
        </w:r>
        <w:r w:rsidDel="000C45B4">
          <w:rPr>
            <w:rFonts w:ascii="Arial" w:hAnsi="Arial" w:cs="Arial"/>
            <w:color w:val="000000" w:themeColor="text1"/>
            <w:sz w:val="22"/>
          </w:rPr>
          <w:delText xml:space="preserve">) and </w:delText>
        </w:r>
        <w:r w:rsidRPr="005E5C0C" w:rsidDel="000C45B4">
          <w:rPr>
            <w:rFonts w:ascii="Arial" w:hAnsi="Arial" w:cs="Arial"/>
            <w:sz w:val="22"/>
          </w:rPr>
          <w:delText xml:space="preserve">average methylation level of the CpGs </w:delText>
        </w:r>
        <w:r w:rsidR="00F548B9" w:rsidDel="000C45B4">
          <w:rPr>
            <w:rFonts w:ascii="Arial" w:hAnsi="Arial" w:cs="Arial" w:hint="eastAsia"/>
            <w:sz w:val="22"/>
          </w:rPr>
          <w:delText>near</w:delText>
        </w:r>
        <w:r w:rsidR="00F548B9" w:rsidDel="000C45B4">
          <w:rPr>
            <w:rFonts w:ascii="Arial" w:hAnsi="Arial" w:cs="Arial"/>
            <w:sz w:val="22"/>
          </w:rPr>
          <w:delText xml:space="preserve"> </w:delText>
        </w:r>
        <w:r w:rsidR="00F548B9" w:rsidDel="000C45B4">
          <w:rPr>
            <w:rFonts w:ascii="Arial" w:hAnsi="Arial" w:cs="Arial" w:hint="eastAsia"/>
            <w:sz w:val="22"/>
          </w:rPr>
          <w:delText>the</w:delText>
        </w:r>
        <w:r w:rsidRPr="005E5C0C" w:rsidDel="000C45B4">
          <w:rPr>
            <w:rFonts w:ascii="Arial" w:hAnsi="Arial" w:cs="Arial"/>
            <w:sz w:val="22"/>
          </w:rPr>
          <w:delText xml:space="preserve"> HBV integration sites (</w:delText>
        </w:r>
        <w:r w:rsidRPr="005E5C0C" w:rsidDel="000C45B4">
          <w:rPr>
            <w:rFonts w:ascii="Arial" w:hAnsi="Arial" w:cs="Arial"/>
            <w:color w:val="000000" w:themeColor="text1"/>
            <w:sz w:val="22"/>
          </w:rPr>
          <w:delText>Methyl</w:delText>
        </w:r>
        <w:r w:rsidRPr="005E5C0C" w:rsidDel="000C45B4">
          <w:rPr>
            <w:rFonts w:ascii="Arial" w:hAnsi="Arial" w:cs="Arial"/>
            <w:color w:val="000000" w:themeColor="text1"/>
            <w:sz w:val="22"/>
            <w:vertAlign w:val="subscript"/>
          </w:rPr>
          <w:delText>HBV</w:delText>
        </w:r>
        <w:r w:rsidRPr="005E5C0C" w:rsidDel="000C45B4">
          <w:rPr>
            <w:rFonts w:ascii="Arial" w:hAnsi="Arial" w:cs="Arial"/>
            <w:color w:val="000000" w:themeColor="text1"/>
            <w:sz w:val="22"/>
          </w:rPr>
          <w:delText>)</w:delText>
        </w:r>
        <w:r w:rsidDel="000C45B4">
          <w:rPr>
            <w:rFonts w:ascii="Arial" w:hAnsi="Arial" w:cs="Arial"/>
            <w:color w:val="000000" w:themeColor="text1"/>
            <w:sz w:val="22"/>
          </w:rPr>
          <w:delText xml:space="preserve"> between Buffy coat and tumor tissue.</w:delText>
        </w:r>
      </w:del>
    </w:p>
    <w:p w14:paraId="1F405A20" w14:textId="45112A4D" w:rsidR="00F14CF5" w:rsidRPr="00CA7EB1" w:rsidDel="000C45B4" w:rsidRDefault="00F14CF5" w:rsidP="008F58A2">
      <w:pPr>
        <w:snapToGrid w:val="0"/>
        <w:spacing w:beforeLines="50" w:before="156" w:afterLines="50" w:after="156" w:line="360" w:lineRule="auto"/>
        <w:jc w:val="center"/>
        <w:rPr>
          <w:del w:id="950" w:author="Zhang Haikun" w:date="2019-12-19T20:37:00Z"/>
          <w:rFonts w:ascii="Arial" w:hAnsi="Arial" w:cs="Arial"/>
          <w:b/>
          <w:color w:val="FF0000"/>
          <w:sz w:val="22"/>
        </w:rPr>
      </w:pPr>
      <w:del w:id="951" w:author="Zhang Haikun" w:date="2019-12-19T20:37:00Z">
        <w:r w:rsidDel="000C45B4">
          <w:rPr>
            <w:noProof/>
          </w:rPr>
          <w:drawing>
            <wp:inline distT="0" distB="0" distL="0" distR="0" wp14:anchorId="5FB6ED3A" wp14:editId="07B7B273">
              <wp:extent cx="5274310" cy="53828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382895"/>
                      </a:xfrm>
                      <a:prstGeom prst="rect">
                        <a:avLst/>
                      </a:prstGeom>
                    </pic:spPr>
                  </pic:pic>
                </a:graphicData>
              </a:graphic>
            </wp:inline>
          </w:drawing>
        </w:r>
      </w:del>
    </w:p>
    <w:p w14:paraId="02CE4D94" w14:textId="326375F7" w:rsidR="00F14CF5" w:rsidRPr="00CA7EB1" w:rsidDel="000C45B4" w:rsidRDefault="00F14CF5" w:rsidP="00F14CF5">
      <w:pPr>
        <w:snapToGrid w:val="0"/>
        <w:spacing w:beforeLines="50" w:before="156" w:afterLines="50" w:after="156" w:line="360" w:lineRule="auto"/>
        <w:rPr>
          <w:del w:id="952" w:author="Zhang Haikun" w:date="2019-12-19T20:37:00Z"/>
          <w:rFonts w:ascii="Arial" w:hAnsi="Arial" w:cs="Arial"/>
          <w:color w:val="000000" w:themeColor="text1"/>
          <w:sz w:val="22"/>
        </w:rPr>
      </w:pPr>
      <w:del w:id="953" w:author="Zhang Haikun" w:date="2019-12-19T20:37:00Z">
        <w:r w:rsidRPr="00CA7EB1" w:rsidDel="000C45B4">
          <w:rPr>
            <w:rFonts w:ascii="Arial" w:hAnsi="Arial" w:cs="Arial"/>
            <w:b/>
            <w:color w:val="000000" w:themeColor="text1"/>
            <w:sz w:val="22"/>
          </w:rPr>
          <w:delText>Fig. 2. The efficiency of re-sampling sequencing reads for low pass WGBS</w:delText>
        </w:r>
        <w:r w:rsidDel="000C45B4">
          <w:rPr>
            <w:rFonts w:ascii="Arial" w:hAnsi="Arial" w:cs="Arial"/>
            <w:b/>
            <w:color w:val="000000" w:themeColor="text1"/>
            <w:sz w:val="22"/>
          </w:rPr>
          <w:delText xml:space="preserve"> in healthy individual</w:delText>
        </w:r>
        <w:r w:rsidRPr="00CA7EB1" w:rsidDel="000C45B4">
          <w:rPr>
            <w:rFonts w:ascii="Arial" w:hAnsi="Arial" w:cs="Arial"/>
            <w:b/>
            <w:color w:val="000000" w:themeColor="text1"/>
            <w:sz w:val="22"/>
          </w:rPr>
          <w:delText xml:space="preserve">. </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A</w:delText>
        </w:r>
        <w:r w:rsidRPr="00CA7EB1" w:rsidDel="000C45B4">
          <w:rPr>
            <w:rFonts w:ascii="Arial" w:hAnsi="Arial" w:cs="Arial"/>
            <w:color w:val="000000" w:themeColor="text1"/>
            <w:sz w:val="22"/>
          </w:rPr>
          <w:delText xml:space="preserve">) </w:delText>
        </w:r>
        <w:r w:rsidDel="000C45B4">
          <w:rPr>
            <w:rFonts w:ascii="Arial" w:hAnsi="Arial" w:cs="Arial" w:hint="eastAsia"/>
            <w:color w:val="000000" w:themeColor="text1"/>
            <w:sz w:val="22"/>
          </w:rPr>
          <w:delText>The</w:delText>
        </w:r>
        <w:r w:rsidDel="000C45B4">
          <w:rPr>
            <w:rFonts w:ascii="Arial" w:hAnsi="Arial" w:cs="Arial"/>
            <w:color w:val="000000" w:themeColor="text1"/>
            <w:sz w:val="22"/>
          </w:rPr>
          <w:delText xml:space="preserve"> boxplot shows the</w:delText>
        </w:r>
        <w:r w:rsidRPr="00CA7EB1" w:rsidDel="000C45B4">
          <w:rPr>
            <w:rFonts w:ascii="Arial" w:hAnsi="Arial" w:cs="Arial"/>
            <w:color w:val="000000" w:themeColor="text1"/>
            <w:sz w:val="22"/>
          </w:rPr>
          <w:delText xml:space="preserve"> correlation coefficient between </w:delText>
        </w:r>
        <w:r w:rsidDel="000C45B4">
          <w:rPr>
            <w:rFonts w:ascii="Arial" w:hAnsi="Arial" w:cs="Arial"/>
            <w:color w:val="000000" w:themeColor="text1"/>
            <w:sz w:val="22"/>
          </w:rPr>
          <w:delText>re-sampling low-</w:delText>
        </w:r>
        <w:r w:rsidRPr="00CA7EB1" w:rsidDel="000C45B4">
          <w:rPr>
            <w:rFonts w:ascii="Arial" w:hAnsi="Arial" w:cs="Arial"/>
            <w:color w:val="000000" w:themeColor="text1"/>
            <w:sz w:val="22"/>
          </w:rPr>
          <w:delText>pass WGBS a</w:delText>
        </w:r>
        <w:r w:rsidDel="000C45B4">
          <w:rPr>
            <w:rFonts w:ascii="Arial" w:hAnsi="Arial" w:cs="Arial"/>
            <w:color w:val="000000" w:themeColor="text1"/>
            <w:sz w:val="22"/>
          </w:rPr>
          <w:delText>nd total sequencing reads for 1</w:delText>
        </w:r>
        <w:r w:rsidRPr="00CA7EB1" w:rsidDel="000C45B4">
          <w:rPr>
            <w:rFonts w:ascii="Arial" w:hAnsi="Arial" w:cs="Arial"/>
            <w:color w:val="000000" w:themeColor="text1"/>
            <w:sz w:val="22"/>
          </w:rPr>
          <w:delText>0 times from 1M to 10M</w:delText>
        </w:r>
        <w:r w:rsidDel="000C45B4">
          <w:rPr>
            <w:rFonts w:ascii="Arial" w:hAnsi="Arial" w:cs="Arial"/>
            <w:color w:val="000000" w:themeColor="text1"/>
            <w:sz w:val="22"/>
          </w:rPr>
          <w:delText xml:space="preserve"> </w:delText>
        </w:r>
        <w:r w:rsidDel="000C45B4">
          <w:rPr>
            <w:rFonts w:ascii="Arial" w:hAnsi="Arial" w:cs="Arial" w:hint="eastAsia"/>
            <w:color w:val="000000" w:themeColor="text1"/>
            <w:sz w:val="22"/>
          </w:rPr>
          <w:delText xml:space="preserve">. </w:delText>
        </w:r>
        <w:r w:rsidRPr="00CA7EB1" w:rsidDel="000C45B4">
          <w:rPr>
            <w:rFonts w:ascii="Arial" w:hAnsi="Arial" w:cs="Arial"/>
            <w:color w:val="000000" w:themeColor="text1"/>
            <w:sz w:val="22"/>
          </w:rPr>
          <w:delText>(</w:delText>
        </w:r>
        <w:r w:rsidDel="000C45B4">
          <w:rPr>
            <w:rFonts w:ascii="Arial" w:hAnsi="Arial" w:cs="Arial"/>
            <w:color w:val="000000" w:themeColor="text1"/>
            <w:sz w:val="22"/>
          </w:rPr>
          <w:delText>B</w:delText>
        </w:r>
        <w:r w:rsidRPr="00CA7EB1" w:rsidDel="000C45B4">
          <w:rPr>
            <w:rFonts w:ascii="Arial" w:hAnsi="Arial" w:cs="Arial"/>
            <w:color w:val="000000" w:themeColor="text1"/>
            <w:sz w:val="22"/>
          </w:rPr>
          <w:delText xml:space="preserve">) </w:delText>
        </w:r>
        <w:r w:rsidDel="000C45B4">
          <w:rPr>
            <w:rFonts w:ascii="Arial" w:hAnsi="Arial" w:cs="Arial"/>
            <w:color w:val="000000" w:themeColor="text1"/>
            <w:sz w:val="22"/>
          </w:rPr>
          <w:delText>T</w:delText>
        </w:r>
        <w:r w:rsidRPr="00CA7EB1" w:rsidDel="000C45B4">
          <w:rPr>
            <w:rFonts w:ascii="Arial" w:hAnsi="Arial" w:cs="Arial"/>
            <w:color w:val="000000" w:themeColor="text1"/>
            <w:sz w:val="22"/>
          </w:rPr>
          <w:delText>he coeff</w:delText>
        </w:r>
        <w:r w:rsidDel="000C45B4">
          <w:rPr>
            <w:rFonts w:ascii="Arial" w:hAnsi="Arial" w:cs="Arial"/>
            <w:color w:val="000000" w:themeColor="text1"/>
            <w:sz w:val="22"/>
          </w:rPr>
          <w:delText>icient of variation (CV) for 10</w:delText>
        </w:r>
        <w:r w:rsidRPr="00CA7EB1" w:rsidDel="000C45B4">
          <w:rPr>
            <w:rFonts w:ascii="Arial" w:hAnsi="Arial" w:cs="Arial"/>
            <w:color w:val="000000" w:themeColor="text1"/>
            <w:sz w:val="22"/>
          </w:rPr>
          <w:delText xml:space="preserve"> correlation coef</w:delText>
        </w:r>
        <w:r w:rsidDel="000C45B4">
          <w:rPr>
            <w:rFonts w:ascii="Arial" w:hAnsi="Arial" w:cs="Arial"/>
            <w:color w:val="000000" w:themeColor="text1"/>
            <w:sz w:val="22"/>
          </w:rPr>
          <w:delText>ficient between re-sampling low-</w:delText>
        </w:r>
        <w:r w:rsidRPr="00CA7EB1" w:rsidDel="000C45B4">
          <w:rPr>
            <w:rFonts w:ascii="Arial" w:hAnsi="Arial" w:cs="Arial"/>
            <w:color w:val="000000" w:themeColor="text1"/>
            <w:sz w:val="22"/>
          </w:rPr>
          <w:delText>pass WGBS and total sequencing reads from 1M to 10M. (</w:delText>
        </w:r>
        <w:r w:rsidDel="000C45B4">
          <w:rPr>
            <w:rFonts w:ascii="Arial" w:hAnsi="Arial" w:cs="Arial"/>
            <w:color w:val="000000" w:themeColor="text1"/>
            <w:sz w:val="22"/>
          </w:rPr>
          <w:delText>C</w:delText>
        </w:r>
        <w:r w:rsidRPr="00CA7EB1" w:rsidDel="000C45B4">
          <w:rPr>
            <w:rFonts w:ascii="Arial" w:hAnsi="Arial" w:cs="Arial"/>
            <w:color w:val="000000" w:themeColor="text1"/>
            <w:sz w:val="22"/>
          </w:rPr>
          <w:delText xml:space="preserve">) </w:delText>
        </w:r>
        <w:r w:rsidDel="000C45B4">
          <w:rPr>
            <w:rFonts w:ascii="Arial" w:hAnsi="Arial" w:cs="Arial"/>
            <w:color w:val="000000" w:themeColor="text1"/>
            <w:sz w:val="22"/>
          </w:rPr>
          <w:delText>The correlation of average methylation level of permutated regions between different re-sampling reads and total sequencing reads at one re-sampling.</w:delText>
        </w:r>
      </w:del>
    </w:p>
    <w:p w14:paraId="3F82D2F9" w14:textId="2CB147B8" w:rsidR="00F14CF5" w:rsidRPr="00CA7EB1" w:rsidDel="000C45B4" w:rsidRDefault="00F14CF5" w:rsidP="00F14CF5">
      <w:pPr>
        <w:snapToGrid w:val="0"/>
        <w:spacing w:beforeLines="50" w:before="156" w:afterLines="50" w:after="156" w:line="360" w:lineRule="auto"/>
        <w:rPr>
          <w:del w:id="954" w:author="Zhang Haikun" w:date="2019-12-19T20:37:00Z"/>
          <w:rFonts w:ascii="Arial" w:hAnsi="Arial" w:cs="Arial"/>
          <w:color w:val="000000" w:themeColor="text1"/>
          <w:sz w:val="22"/>
        </w:rPr>
      </w:pPr>
    </w:p>
    <w:p w14:paraId="18E47ABF" w14:textId="66F36EDA" w:rsidR="00F14CF5" w:rsidRPr="00CA7EB1" w:rsidDel="000C45B4" w:rsidRDefault="00F14CF5" w:rsidP="008F58A2">
      <w:pPr>
        <w:snapToGrid w:val="0"/>
        <w:spacing w:beforeLines="50" w:before="156" w:afterLines="50" w:after="156" w:line="360" w:lineRule="auto"/>
        <w:jc w:val="center"/>
        <w:rPr>
          <w:del w:id="955" w:author="Zhang Haikun" w:date="2019-12-19T20:37:00Z"/>
          <w:rFonts w:ascii="Arial" w:hAnsi="Arial" w:cs="Arial"/>
          <w:color w:val="000000" w:themeColor="text1"/>
          <w:sz w:val="22"/>
        </w:rPr>
      </w:pPr>
      <w:del w:id="956" w:author="Zhang Haikun" w:date="2019-12-19T20:37:00Z">
        <w:r w:rsidDel="000C45B4">
          <w:rPr>
            <w:noProof/>
          </w:rPr>
          <w:drawing>
            <wp:inline distT="0" distB="0" distL="0" distR="0" wp14:anchorId="2D459A3B" wp14:editId="623A829A">
              <wp:extent cx="5274310" cy="50901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090160"/>
                      </a:xfrm>
                      <a:prstGeom prst="rect">
                        <a:avLst/>
                      </a:prstGeom>
                    </pic:spPr>
                  </pic:pic>
                </a:graphicData>
              </a:graphic>
            </wp:inline>
          </w:drawing>
        </w:r>
      </w:del>
    </w:p>
    <w:p w14:paraId="1045A52A" w14:textId="5C996336" w:rsidR="00F14CF5" w:rsidRPr="00CA7EB1" w:rsidDel="000C45B4" w:rsidRDefault="00F14CF5" w:rsidP="00F14CF5">
      <w:pPr>
        <w:snapToGrid w:val="0"/>
        <w:spacing w:beforeLines="50" w:before="156" w:afterLines="50" w:after="156" w:line="360" w:lineRule="auto"/>
        <w:rPr>
          <w:del w:id="957" w:author="Zhang Haikun" w:date="2019-12-19T20:37:00Z"/>
          <w:rFonts w:ascii="Arial" w:hAnsi="Arial" w:cs="Arial"/>
          <w:color w:val="000000" w:themeColor="text1"/>
          <w:sz w:val="22"/>
        </w:rPr>
      </w:pPr>
      <w:del w:id="958" w:author="Zhang Haikun" w:date="2019-12-19T20:37:00Z">
        <w:r w:rsidRPr="00CA7EB1" w:rsidDel="000C45B4">
          <w:rPr>
            <w:rFonts w:ascii="Arial" w:hAnsi="Arial" w:cs="Arial"/>
            <w:b/>
            <w:color w:val="000000" w:themeColor="text1"/>
            <w:sz w:val="22"/>
          </w:rPr>
          <w:delText xml:space="preserve">Fig. 3. </w:delText>
        </w:r>
        <w:r w:rsidRPr="006B55DA" w:rsidDel="000C45B4">
          <w:rPr>
            <w:rFonts w:ascii="Arial" w:hAnsi="Arial" w:cs="Arial"/>
            <w:b/>
            <w:color w:val="000000" w:themeColor="text1"/>
            <w:sz w:val="22"/>
          </w:rPr>
          <w:delText xml:space="preserve">Landscape of plasma cfDNA in </w:delText>
        </w:r>
        <w:r w:rsidRPr="00AC3233" w:rsidDel="000C45B4">
          <w:rPr>
            <w:rFonts w:ascii="Arial" w:hAnsi="Arial" w:cs="Arial"/>
            <w:b/>
            <w:color w:val="000000" w:themeColor="text1"/>
            <w:sz w:val="22"/>
          </w:rPr>
          <w:delText>healthy individuals</w:delText>
        </w:r>
        <w:r w:rsidDel="000C45B4">
          <w:rPr>
            <w:rFonts w:ascii="Arial" w:hAnsi="Arial" w:cs="Arial"/>
            <w:b/>
            <w:color w:val="000000" w:themeColor="text1"/>
            <w:sz w:val="22"/>
          </w:rPr>
          <w:delText xml:space="preserve">, </w:delText>
        </w:r>
        <w:r w:rsidRPr="006B55DA" w:rsidDel="000C45B4">
          <w:rPr>
            <w:rFonts w:ascii="Arial" w:hAnsi="Arial" w:cs="Arial"/>
            <w:b/>
            <w:color w:val="000000" w:themeColor="text1"/>
            <w:sz w:val="22"/>
          </w:rPr>
          <w:delText>hepatitis, cirrhosis</w:delText>
        </w:r>
        <w:r w:rsidDel="000C45B4">
          <w:rPr>
            <w:rFonts w:ascii="Arial" w:hAnsi="Arial" w:cs="Arial"/>
            <w:b/>
            <w:color w:val="000000" w:themeColor="text1"/>
            <w:sz w:val="22"/>
          </w:rPr>
          <w:delText xml:space="preserve"> and HCC patients</w:delText>
        </w:r>
        <w:r w:rsidRPr="00CA7EB1" w:rsidDel="000C45B4">
          <w:rPr>
            <w:rFonts w:ascii="Arial" w:hAnsi="Arial" w:cs="Arial"/>
            <w:b/>
            <w:color w:val="000000" w:themeColor="text1"/>
            <w:sz w:val="22"/>
          </w:rPr>
          <w:delText>.</w:delText>
        </w:r>
        <w:r w:rsidRPr="00CA7EB1" w:rsidDel="000C45B4">
          <w:rPr>
            <w:rFonts w:ascii="Arial" w:hAnsi="Arial" w:cs="Arial"/>
            <w:color w:val="000000" w:themeColor="text1"/>
            <w:sz w:val="22"/>
          </w:rPr>
          <w:delText xml:space="preserve"> (A) </w:delText>
        </w:r>
        <w:r w:rsidDel="000C45B4">
          <w:rPr>
            <w:rFonts w:ascii="Arial" w:hAnsi="Arial" w:cs="Arial" w:hint="eastAsia"/>
            <w:color w:val="000000" w:themeColor="text1"/>
            <w:sz w:val="22"/>
          </w:rPr>
          <w:delText>The</w:delText>
        </w:r>
        <w:r w:rsidDel="000C45B4">
          <w:rPr>
            <w:rFonts w:ascii="Arial" w:hAnsi="Arial" w:cs="Arial"/>
            <w:color w:val="000000" w:themeColor="text1"/>
            <w:sz w:val="22"/>
          </w:rPr>
          <w:delText xml:space="preserve"> </w:delText>
        </w:r>
        <w:r w:rsidDel="000C45B4">
          <w:rPr>
            <w:rFonts w:ascii="Arial" w:hAnsi="Arial" w:cs="Arial" w:hint="eastAsia"/>
            <w:color w:val="000000" w:themeColor="text1"/>
            <w:sz w:val="22"/>
          </w:rPr>
          <w:delText>distribution</w:delText>
        </w:r>
        <w:r w:rsidDel="000C45B4">
          <w:rPr>
            <w:rFonts w:ascii="Arial" w:hAnsi="Arial" w:cs="Arial"/>
            <w:color w:val="000000" w:themeColor="text1"/>
            <w:sz w:val="22"/>
          </w:rPr>
          <w:delText xml:space="preserve"> </w:delText>
        </w:r>
        <w:r w:rsidDel="000C45B4">
          <w:rPr>
            <w:rFonts w:ascii="Arial" w:hAnsi="Arial" w:cs="Arial" w:hint="eastAsia"/>
            <w:color w:val="000000" w:themeColor="text1"/>
            <w:sz w:val="22"/>
          </w:rPr>
          <w:delText>of</w:delText>
        </w:r>
        <w:r w:rsidDel="000C45B4">
          <w:rPr>
            <w:rFonts w:ascii="Arial" w:hAnsi="Arial" w:cs="Arial"/>
            <w:color w:val="000000" w:themeColor="text1"/>
            <w:sz w:val="22"/>
          </w:rPr>
          <w:delText xml:space="preserve"> </w:delText>
        </w:r>
        <w:r w:rsidDel="000C45B4">
          <w:rPr>
            <w:rFonts w:ascii="Arial" w:hAnsi="Arial" w:cs="Arial" w:hint="eastAsia"/>
            <w:color w:val="000000" w:themeColor="text1"/>
            <w:sz w:val="22"/>
          </w:rPr>
          <w:delText xml:space="preserve">cfDNA </w:delText>
        </w:r>
        <w:r w:rsidDel="000C45B4">
          <w:rPr>
            <w:rFonts w:ascii="Arial" w:hAnsi="Arial" w:cs="Arial"/>
            <w:color w:val="000000" w:themeColor="text1"/>
            <w:sz w:val="22"/>
          </w:rPr>
          <w:delText>fragment size in the group of healthy, hepatitis, cirrhosis, early stage HCC advanced HCC and HCC after surgery.</w:delText>
        </w:r>
        <w:r w:rsidDel="000C45B4">
          <w:rPr>
            <w:rFonts w:ascii="Arial" w:hAnsi="Arial" w:cs="Arial" w:hint="eastAsia"/>
            <w:color w:val="000000" w:themeColor="text1"/>
            <w:sz w:val="22"/>
          </w:rPr>
          <w:delText xml:space="preserve"> The vertical dashed lines indicate the median values in all distributions.</w:delText>
        </w:r>
        <w:r w:rsidRPr="00CA7EB1" w:rsidDel="000C45B4">
          <w:rPr>
            <w:rFonts w:ascii="Arial" w:hAnsi="Arial" w:cs="Arial"/>
            <w:color w:val="000000" w:themeColor="text1"/>
            <w:sz w:val="22"/>
          </w:rPr>
          <w:delText xml:space="preserve"> (B) </w:delText>
        </w:r>
        <w:r w:rsidRPr="00625EA0" w:rsidDel="000C45B4">
          <w:rPr>
            <w:rFonts w:ascii="Arial" w:hAnsi="Arial" w:cs="Arial"/>
            <w:color w:val="000000" w:themeColor="text1"/>
            <w:sz w:val="22"/>
          </w:rPr>
          <w:delText xml:space="preserve">The enrichment scores of CpGs </w:delText>
        </w:r>
        <w:r w:rsidRPr="00F123E0" w:rsidDel="000C45B4">
          <w:rPr>
            <w:rFonts w:ascii="Arial" w:hAnsi="Arial" w:cs="Arial"/>
            <w:color w:val="000000" w:themeColor="text1"/>
            <w:sz w:val="22"/>
          </w:rPr>
          <w:delText>at different genomic elements and regions surrounding HBV integration sites</w:delText>
        </w:r>
        <w:r w:rsidRPr="00625EA0" w:rsidDel="000C45B4">
          <w:rPr>
            <w:rFonts w:ascii="Arial" w:hAnsi="Arial" w:cs="Arial"/>
            <w:color w:val="000000" w:themeColor="text1"/>
            <w:sz w:val="22"/>
          </w:rPr>
          <w:delText xml:space="preserve"> of all the </w:delText>
        </w:r>
        <w:r w:rsidDel="000C45B4">
          <w:rPr>
            <w:rFonts w:ascii="Arial" w:hAnsi="Arial" w:cs="Arial"/>
            <w:color w:val="000000" w:themeColor="text1"/>
            <w:sz w:val="22"/>
          </w:rPr>
          <w:delText xml:space="preserve">54 cfDNA </w:delText>
        </w:r>
        <w:r w:rsidRPr="00625EA0" w:rsidDel="000C45B4">
          <w:rPr>
            <w:rFonts w:ascii="Arial" w:hAnsi="Arial" w:cs="Arial"/>
            <w:color w:val="000000" w:themeColor="text1"/>
            <w:sz w:val="22"/>
          </w:rPr>
          <w:delText>samples</w:delText>
        </w:r>
        <w:r w:rsidDel="000C45B4">
          <w:rPr>
            <w:rFonts w:ascii="Arial" w:hAnsi="Arial" w:cs="Arial"/>
            <w:color w:val="000000" w:themeColor="text1"/>
            <w:sz w:val="22"/>
          </w:rPr>
          <w:delText xml:space="preserve"> at low-pass WGBS.</w:delText>
        </w:r>
        <w:r w:rsidRPr="00CA7EB1" w:rsidDel="000C45B4">
          <w:rPr>
            <w:rFonts w:ascii="Arial" w:hAnsi="Arial" w:cs="Arial"/>
            <w:color w:val="000000" w:themeColor="text1"/>
            <w:sz w:val="22"/>
          </w:rPr>
          <w:delText xml:space="preserve"> (</w:delText>
        </w:r>
        <w:r w:rsidDel="000C45B4">
          <w:rPr>
            <w:rFonts w:ascii="Arial" w:hAnsi="Arial" w:cs="Arial"/>
            <w:color w:val="000000" w:themeColor="text1"/>
            <w:sz w:val="22"/>
          </w:rPr>
          <w:delText>C</w:delText>
        </w:r>
        <w:r w:rsidRPr="00CA7EB1" w:rsidDel="000C45B4">
          <w:rPr>
            <w:rFonts w:ascii="Arial" w:hAnsi="Arial" w:cs="Arial"/>
            <w:color w:val="000000" w:themeColor="text1"/>
            <w:sz w:val="22"/>
          </w:rPr>
          <w:delText xml:space="preserve">) </w:delText>
        </w:r>
        <w:r w:rsidRPr="00625EA0" w:rsidDel="000C45B4">
          <w:rPr>
            <w:rFonts w:ascii="Arial" w:hAnsi="Arial" w:cs="Arial"/>
            <w:color w:val="000000" w:themeColor="text1"/>
            <w:sz w:val="22"/>
          </w:rPr>
          <w:delText xml:space="preserve">The enrichment scores of CpGs </w:delText>
        </w:r>
        <w:r w:rsidRPr="00F123E0" w:rsidDel="000C45B4">
          <w:rPr>
            <w:rFonts w:ascii="Arial" w:hAnsi="Arial" w:cs="Arial"/>
            <w:color w:val="000000" w:themeColor="text1"/>
            <w:sz w:val="22"/>
          </w:rPr>
          <w:delText>at different genomic elements</w:delText>
        </w:r>
        <w:r w:rsidDel="000C45B4">
          <w:rPr>
            <w:rFonts w:ascii="Arial" w:hAnsi="Arial" w:cs="Arial"/>
            <w:color w:val="000000" w:themeColor="text1"/>
            <w:sz w:val="22"/>
          </w:rPr>
          <w:delText xml:space="preserve"> of cfDNA and tissue samples by randomly re-sampling 10M reads from published dataset.</w:delText>
        </w:r>
      </w:del>
    </w:p>
    <w:p w14:paraId="5ADE0370" w14:textId="5F6FA65E" w:rsidR="00F14CF5" w:rsidRPr="00CA7EB1" w:rsidDel="000C45B4" w:rsidRDefault="00F14CF5" w:rsidP="00F14CF5">
      <w:pPr>
        <w:snapToGrid w:val="0"/>
        <w:spacing w:beforeLines="50" w:before="156" w:afterLines="50" w:after="156" w:line="360" w:lineRule="auto"/>
        <w:rPr>
          <w:del w:id="959" w:author="Zhang Haikun" w:date="2019-12-19T20:37:00Z"/>
          <w:rFonts w:ascii="Arial" w:hAnsi="Arial" w:cs="Arial"/>
          <w:b/>
          <w:color w:val="FF0000"/>
          <w:sz w:val="22"/>
        </w:rPr>
      </w:pPr>
      <w:del w:id="960" w:author="Zhang Haikun" w:date="2019-12-19T20:37:00Z">
        <w:r w:rsidDel="000C45B4">
          <w:rPr>
            <w:noProof/>
          </w:rPr>
          <w:drawing>
            <wp:inline distT="0" distB="0" distL="0" distR="0" wp14:anchorId="79B13E7C" wp14:editId="1FB71482">
              <wp:extent cx="5274310" cy="73748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374890"/>
                      </a:xfrm>
                      <a:prstGeom prst="rect">
                        <a:avLst/>
                      </a:prstGeom>
                    </pic:spPr>
                  </pic:pic>
                </a:graphicData>
              </a:graphic>
            </wp:inline>
          </w:drawing>
        </w:r>
      </w:del>
    </w:p>
    <w:p w14:paraId="3CFA9187" w14:textId="00059E92" w:rsidR="00F14CF5" w:rsidRPr="00F14CF5" w:rsidDel="000C45B4" w:rsidRDefault="00F14CF5" w:rsidP="00F14CF5">
      <w:pPr>
        <w:rPr>
          <w:del w:id="961" w:author="Zhang Haikun" w:date="2019-12-19T20:39:00Z"/>
        </w:rPr>
      </w:pPr>
      <w:del w:id="962" w:author="Zhang Haikun" w:date="2019-12-19T20:37:00Z">
        <w:r w:rsidRPr="00CA7EB1" w:rsidDel="000C45B4">
          <w:rPr>
            <w:rFonts w:ascii="Arial" w:hAnsi="Arial" w:cs="Arial"/>
            <w:b/>
            <w:color w:val="000000" w:themeColor="text1"/>
            <w:sz w:val="22"/>
          </w:rPr>
          <w:delText xml:space="preserve">Fig. 4. </w:delText>
        </w:r>
        <w:r w:rsidDel="000C45B4">
          <w:rPr>
            <w:rFonts w:ascii="Arial" w:hAnsi="Arial" w:cs="Arial"/>
            <w:b/>
            <w:color w:val="000000" w:themeColor="text1"/>
            <w:sz w:val="22"/>
          </w:rPr>
          <w:delText>Hypomethylation around HBV integration regions enhance HCC prediction</w:delText>
        </w:r>
        <w:r w:rsidRPr="00CA7EB1" w:rsidDel="000C45B4">
          <w:rPr>
            <w:rFonts w:ascii="Arial" w:hAnsi="Arial" w:cs="Arial"/>
            <w:b/>
            <w:color w:val="000000" w:themeColor="text1"/>
            <w:sz w:val="22"/>
          </w:rPr>
          <w:delText xml:space="preserve">. </w:delText>
        </w:r>
        <w:r w:rsidRPr="00CA7EB1" w:rsidDel="000C45B4">
          <w:rPr>
            <w:rFonts w:ascii="Arial" w:hAnsi="Arial" w:cs="Arial"/>
            <w:color w:val="000000" w:themeColor="text1"/>
            <w:sz w:val="22"/>
          </w:rPr>
          <w:delText xml:space="preserve">(A) </w:delText>
        </w:r>
        <w:r w:rsidRPr="00F123E0" w:rsidDel="000C45B4">
          <w:rPr>
            <w:rFonts w:ascii="Arial" w:hAnsi="Arial" w:cs="Arial"/>
            <w:color w:val="000000" w:themeColor="text1"/>
            <w:sz w:val="22"/>
          </w:rPr>
          <w:delText xml:space="preserve">The average methylation level of CpGs located within </w:delText>
        </w:r>
        <w:r w:rsidDel="000C45B4">
          <w:rPr>
            <w:rFonts w:ascii="Arial" w:hAnsi="Arial" w:cs="Arial"/>
            <w:color w:val="000000" w:themeColor="text1"/>
            <w:sz w:val="22"/>
          </w:rPr>
          <w:delText>5</w:delText>
        </w:r>
        <w:r w:rsidRPr="00F123E0" w:rsidDel="000C45B4">
          <w:rPr>
            <w:rFonts w:ascii="Arial" w:hAnsi="Arial" w:cs="Arial"/>
            <w:color w:val="000000" w:themeColor="text1"/>
            <w:sz w:val="22"/>
          </w:rPr>
          <w:delText xml:space="preserve"> </w:delText>
        </w:r>
        <w:r w:rsidDel="000C45B4">
          <w:rPr>
            <w:rFonts w:ascii="Arial" w:hAnsi="Arial" w:cs="Arial"/>
            <w:color w:val="000000" w:themeColor="text1"/>
            <w:sz w:val="22"/>
          </w:rPr>
          <w:delText>kb</w:delText>
        </w:r>
        <w:r w:rsidRPr="00F123E0" w:rsidDel="000C45B4">
          <w:rPr>
            <w:rFonts w:ascii="Arial" w:hAnsi="Arial" w:cs="Arial"/>
            <w:color w:val="000000" w:themeColor="text1"/>
            <w:sz w:val="22"/>
          </w:rPr>
          <w:delText xml:space="preserve"> of the HBV integration sites (Methyl</w:delText>
        </w:r>
        <w:r w:rsidRPr="00F123E0" w:rsidDel="000C45B4">
          <w:rPr>
            <w:rFonts w:ascii="Arial" w:hAnsi="Arial" w:cs="Arial"/>
            <w:color w:val="000000" w:themeColor="text1"/>
            <w:sz w:val="22"/>
            <w:vertAlign w:val="subscript"/>
          </w:rPr>
          <w:delText>HBV</w:delText>
        </w:r>
        <w:r w:rsidDel="000C45B4">
          <w:rPr>
            <w:rFonts w:ascii="Arial" w:hAnsi="Arial" w:cs="Arial"/>
            <w:color w:val="000000" w:themeColor="text1"/>
            <w:sz w:val="22"/>
            <w:vertAlign w:val="subscript"/>
          </w:rPr>
          <w:delText>5k</w:delText>
        </w:r>
        <w:r w:rsidRPr="00F123E0" w:rsidDel="000C45B4">
          <w:rPr>
            <w:rFonts w:ascii="Arial" w:hAnsi="Arial" w:cs="Arial"/>
            <w:color w:val="000000" w:themeColor="text1"/>
            <w:sz w:val="22"/>
          </w:rPr>
          <w:delText>) in all the samples. The black dot represents for AFP level for the corresponding individual. (B) The correlation between AFP (log</w:delText>
        </w:r>
        <w:r w:rsidRPr="00F123E0" w:rsidDel="000C45B4">
          <w:rPr>
            <w:rFonts w:ascii="Arial" w:hAnsi="Arial" w:cs="Arial"/>
            <w:color w:val="000000" w:themeColor="text1"/>
            <w:sz w:val="22"/>
            <w:vertAlign w:val="subscript"/>
          </w:rPr>
          <w:delText>10</w:delText>
        </w:r>
        <w:r w:rsidRPr="00F123E0" w:rsidDel="000C45B4">
          <w:rPr>
            <w:rFonts w:ascii="Arial" w:hAnsi="Arial" w:cs="Arial"/>
            <w:color w:val="000000" w:themeColor="text1"/>
            <w:sz w:val="22"/>
          </w:rPr>
          <w:delText xml:space="preserve">) and average methylation level of the CpGs within the </w:delText>
        </w:r>
        <w:r w:rsidDel="000C45B4">
          <w:rPr>
            <w:rFonts w:ascii="Arial" w:hAnsi="Arial" w:cs="Arial"/>
            <w:color w:val="000000" w:themeColor="text1"/>
            <w:sz w:val="22"/>
          </w:rPr>
          <w:delText>5 kb</w:delText>
        </w:r>
        <w:r w:rsidRPr="00F123E0" w:rsidDel="000C45B4">
          <w:rPr>
            <w:rFonts w:ascii="Arial" w:hAnsi="Arial" w:cs="Arial"/>
            <w:color w:val="000000" w:themeColor="text1"/>
            <w:sz w:val="22"/>
          </w:rPr>
          <w:delText xml:space="preserve"> of the reported HBV integration sites (Methyl</w:delText>
        </w:r>
        <w:r w:rsidRPr="00F123E0" w:rsidDel="000C45B4">
          <w:rPr>
            <w:rFonts w:ascii="Arial" w:hAnsi="Arial" w:cs="Arial"/>
            <w:color w:val="000000" w:themeColor="text1"/>
            <w:sz w:val="22"/>
            <w:vertAlign w:val="subscript"/>
          </w:rPr>
          <w:delText>HBV</w:delText>
        </w:r>
        <w:r w:rsidDel="000C45B4">
          <w:rPr>
            <w:rFonts w:ascii="Arial" w:hAnsi="Arial" w:cs="Arial"/>
            <w:color w:val="000000" w:themeColor="text1"/>
            <w:sz w:val="22"/>
            <w:vertAlign w:val="subscript"/>
          </w:rPr>
          <w:delText>5k</w:delText>
        </w:r>
        <w:r w:rsidRPr="00F123E0" w:rsidDel="000C45B4">
          <w:rPr>
            <w:rFonts w:ascii="Arial" w:hAnsi="Arial" w:cs="Arial"/>
            <w:color w:val="000000" w:themeColor="text1"/>
            <w:sz w:val="22"/>
          </w:rPr>
          <w:delText>)</w:delText>
        </w:r>
        <w:r w:rsidDel="000C45B4">
          <w:rPr>
            <w:rFonts w:ascii="Arial" w:hAnsi="Arial" w:cs="Arial"/>
            <w:color w:val="000000" w:themeColor="text1"/>
            <w:sz w:val="22"/>
          </w:rPr>
          <w:delText>.</w:delText>
        </w:r>
        <w:r w:rsidRPr="00F123E0" w:rsidDel="000C45B4">
          <w:rPr>
            <w:rFonts w:ascii="Arial" w:hAnsi="Arial" w:cs="Arial"/>
            <w:color w:val="000000" w:themeColor="text1"/>
            <w:sz w:val="22"/>
          </w:rPr>
          <w:delText xml:space="preserve"> (C) </w:delText>
        </w:r>
        <w:r w:rsidDel="000C45B4">
          <w:rPr>
            <w:rFonts w:ascii="Arial" w:hAnsi="Arial" w:cs="Arial"/>
            <w:color w:val="000000" w:themeColor="text1"/>
            <w:sz w:val="22"/>
          </w:rPr>
          <w:delText xml:space="preserve">Boxplot displays </w:delText>
        </w:r>
        <w:r w:rsidRPr="00F123E0" w:rsidDel="000C45B4">
          <w:rPr>
            <w:rFonts w:ascii="Arial" w:hAnsi="Arial" w:cs="Arial"/>
            <w:color w:val="000000" w:themeColor="text1"/>
            <w:sz w:val="22"/>
          </w:rPr>
          <w:delText>Methyl</w:delText>
        </w:r>
        <w:r w:rsidRPr="00F123E0" w:rsidDel="000C45B4">
          <w:rPr>
            <w:rFonts w:ascii="Arial" w:hAnsi="Arial" w:cs="Arial"/>
            <w:color w:val="000000" w:themeColor="text1"/>
            <w:sz w:val="22"/>
            <w:vertAlign w:val="subscript"/>
          </w:rPr>
          <w:delText>HBV</w:delText>
        </w:r>
        <w:r w:rsidDel="000C45B4">
          <w:rPr>
            <w:rFonts w:ascii="Arial" w:hAnsi="Arial" w:cs="Arial"/>
            <w:color w:val="000000" w:themeColor="text1"/>
            <w:sz w:val="22"/>
            <w:vertAlign w:val="subscript"/>
          </w:rPr>
          <w:delText>5k</w:delText>
        </w:r>
        <w:r w:rsidDel="000C45B4">
          <w:rPr>
            <w:rFonts w:ascii="Arial" w:hAnsi="Arial" w:cs="Arial"/>
            <w:color w:val="000000" w:themeColor="text1"/>
            <w:sz w:val="22"/>
          </w:rPr>
          <w:delText xml:space="preserve"> and the methylation level of top 5 selected regions in all the samples</w:delText>
        </w:r>
        <w:r w:rsidRPr="00F123E0" w:rsidDel="000C45B4">
          <w:rPr>
            <w:rFonts w:ascii="Arial" w:hAnsi="Arial" w:cs="Arial"/>
            <w:color w:val="000000" w:themeColor="text1"/>
            <w:sz w:val="22"/>
          </w:rPr>
          <w:delText>. (D) Receiver operating characteristics (ROC) curve based on five-fold cross-validation for HCC patient</w:delText>
        </w:r>
        <w:r w:rsidDel="000C45B4">
          <w:rPr>
            <w:rFonts w:ascii="Arial" w:hAnsi="Arial" w:cs="Arial"/>
            <w:color w:val="000000" w:themeColor="text1"/>
            <w:sz w:val="22"/>
          </w:rPr>
          <w:delText>d</w:delText>
        </w:r>
        <w:r w:rsidRPr="00F123E0" w:rsidDel="000C45B4">
          <w:rPr>
            <w:rFonts w:ascii="Arial" w:hAnsi="Arial" w:cs="Arial"/>
            <w:color w:val="000000" w:themeColor="text1"/>
            <w:sz w:val="22"/>
          </w:rPr>
          <w:delText xml:space="preserve"> detection by different indicators i</w:delText>
        </w:r>
        <w:r w:rsidRPr="00CA7EB1" w:rsidDel="000C45B4">
          <w:rPr>
            <w:rFonts w:ascii="Arial" w:hAnsi="Arial" w:cs="Arial"/>
            <w:color w:val="000000" w:themeColor="text1"/>
            <w:sz w:val="22"/>
          </w:rPr>
          <w:delText>n discriminating HCC</w:delText>
        </w:r>
        <w:r w:rsidDel="000C45B4">
          <w:rPr>
            <w:rFonts w:ascii="Arial" w:hAnsi="Arial" w:cs="Arial"/>
            <w:color w:val="000000" w:themeColor="text1"/>
            <w:sz w:val="22"/>
          </w:rPr>
          <w:delText xml:space="preserve"> patients</w:delText>
        </w:r>
        <w:r w:rsidRPr="00CA7EB1" w:rsidDel="000C45B4">
          <w:rPr>
            <w:rFonts w:ascii="Arial" w:hAnsi="Arial" w:cs="Arial"/>
            <w:color w:val="000000" w:themeColor="text1"/>
            <w:sz w:val="22"/>
          </w:rPr>
          <w:delText xml:space="preserve"> from individuals without HCC</w:delText>
        </w:r>
        <w:r w:rsidR="00764B74" w:rsidDel="000C45B4">
          <w:rPr>
            <w:rFonts w:ascii="Arial" w:hAnsi="Arial" w:cs="Arial"/>
            <w:color w:val="000000" w:themeColor="text1"/>
            <w:sz w:val="22"/>
          </w:rPr>
          <w:delText xml:space="preserve"> (</w:delText>
        </w:r>
        <w:r w:rsidR="00764B74" w:rsidRPr="000E17E9" w:rsidDel="000C45B4">
          <w:rPr>
            <w:rFonts w:ascii="Arial" w:hAnsi="Arial" w:cs="Arial"/>
            <w:sz w:val="22"/>
          </w:rPr>
          <w:delText>healthy individuals, patients with hepatitis and cirrhosis</w:delText>
        </w:r>
        <w:r w:rsidR="00764B74" w:rsidDel="000C45B4">
          <w:rPr>
            <w:rFonts w:ascii="Arial" w:hAnsi="Arial" w:cs="Arial"/>
            <w:color w:val="000000" w:themeColor="text1"/>
            <w:sz w:val="22"/>
          </w:rPr>
          <w:delText>)</w:delText>
        </w:r>
        <w:r w:rsidDel="000C45B4">
          <w:rPr>
            <w:rFonts w:ascii="Arial" w:hAnsi="Arial" w:cs="Arial"/>
            <w:color w:val="000000" w:themeColor="text1"/>
            <w:sz w:val="22"/>
          </w:rPr>
          <w:delText>.</w:delText>
        </w:r>
        <w:r w:rsidRPr="00F123E0" w:rsidDel="000C45B4">
          <w:rPr>
            <w:rFonts w:ascii="Arial" w:hAnsi="Arial" w:cs="Arial"/>
            <w:color w:val="000000" w:themeColor="text1"/>
            <w:sz w:val="22"/>
          </w:rPr>
          <w:delText xml:space="preserve"> (E)</w:delText>
        </w:r>
        <w:r w:rsidDel="000C45B4">
          <w:rPr>
            <w:rFonts w:ascii="Arial" w:hAnsi="Arial" w:cs="Arial"/>
            <w:color w:val="000000" w:themeColor="text1"/>
            <w:sz w:val="22"/>
          </w:rPr>
          <w:delText xml:space="preserve"> The comparisons between healthy individuals and patients with early stage HCC using </w:delText>
        </w:r>
        <w:r w:rsidRPr="00F123E0" w:rsidDel="000C45B4">
          <w:rPr>
            <w:rFonts w:ascii="Arial" w:hAnsi="Arial" w:cs="Arial"/>
            <w:color w:val="000000" w:themeColor="text1"/>
            <w:sz w:val="22"/>
          </w:rPr>
          <w:delText>Methyl</w:delText>
        </w:r>
        <w:r w:rsidRPr="00F123E0" w:rsidDel="000C45B4">
          <w:rPr>
            <w:rFonts w:ascii="Arial" w:hAnsi="Arial" w:cs="Arial"/>
            <w:color w:val="000000" w:themeColor="text1"/>
            <w:sz w:val="22"/>
            <w:vertAlign w:val="subscript"/>
          </w:rPr>
          <w:delText>HBV</w:delText>
        </w:r>
        <w:r w:rsidDel="000C45B4">
          <w:rPr>
            <w:rFonts w:ascii="Arial" w:hAnsi="Arial" w:cs="Arial"/>
            <w:color w:val="000000" w:themeColor="text1"/>
            <w:sz w:val="22"/>
            <w:vertAlign w:val="subscript"/>
          </w:rPr>
          <w:delText>5k</w:delText>
        </w:r>
        <w:r w:rsidDel="000C45B4">
          <w:rPr>
            <w:rFonts w:ascii="Arial" w:hAnsi="Arial" w:cs="Arial"/>
            <w:color w:val="000000" w:themeColor="text1"/>
            <w:sz w:val="22"/>
          </w:rPr>
          <w:delText xml:space="preserve"> and the methylation level of top 5 selected regions in the validation dataset</w:delText>
        </w:r>
        <w:r w:rsidRPr="00F123E0" w:rsidDel="000C45B4">
          <w:rPr>
            <w:rFonts w:ascii="Arial" w:hAnsi="Arial" w:cs="Arial"/>
            <w:color w:val="000000" w:themeColor="text1"/>
            <w:sz w:val="22"/>
          </w:rPr>
          <w:delText>.</w:delText>
        </w:r>
        <w:r w:rsidDel="000C45B4">
          <w:rPr>
            <w:rFonts w:ascii="Arial" w:hAnsi="Arial" w:cs="Arial"/>
            <w:color w:val="000000" w:themeColor="text1"/>
            <w:sz w:val="22"/>
          </w:rPr>
          <w:delText xml:space="preserve"> </w:delText>
        </w:r>
        <w:r w:rsidRPr="00F123E0" w:rsidDel="000C45B4">
          <w:rPr>
            <w:rFonts w:ascii="Arial" w:hAnsi="Arial" w:cs="Arial"/>
            <w:color w:val="000000" w:themeColor="text1"/>
            <w:sz w:val="22"/>
          </w:rPr>
          <w:delText>(</w:delText>
        </w:r>
        <w:r w:rsidRPr="00F123E0" w:rsidDel="000C45B4">
          <w:rPr>
            <w:rFonts w:ascii="Arial" w:hAnsi="Arial" w:cs="Arial" w:hint="eastAsia"/>
            <w:color w:val="000000" w:themeColor="text1"/>
            <w:sz w:val="22"/>
          </w:rPr>
          <w:delText>F</w:delText>
        </w:r>
        <w:r w:rsidRPr="00F123E0" w:rsidDel="000C45B4">
          <w:rPr>
            <w:rFonts w:ascii="Arial" w:hAnsi="Arial" w:cs="Arial"/>
            <w:color w:val="000000" w:themeColor="text1"/>
            <w:sz w:val="22"/>
          </w:rPr>
          <w:delText>)</w:delText>
        </w:r>
        <w:r w:rsidDel="000C45B4">
          <w:rPr>
            <w:rFonts w:ascii="Arial" w:hAnsi="Arial" w:cs="Arial"/>
            <w:color w:val="000000" w:themeColor="text1"/>
            <w:sz w:val="22"/>
          </w:rPr>
          <w:delText xml:space="preserve"> ROC curves for 16 healthy individuals and 24 HCC patients using </w:delText>
        </w:r>
        <w:r w:rsidDel="000C45B4">
          <w:rPr>
            <w:rFonts w:ascii="Arial" w:hAnsi="Arial" w:cs="Arial"/>
            <w:sz w:val="22"/>
          </w:rPr>
          <w:delText xml:space="preserve">genome-wide hypomethylation analysis, </w:delText>
        </w:r>
        <w:r w:rsidRPr="00F123E0" w:rsidDel="000C45B4">
          <w:rPr>
            <w:rFonts w:ascii="Arial" w:hAnsi="Arial" w:cs="Arial"/>
            <w:color w:val="000000" w:themeColor="text1"/>
            <w:sz w:val="22"/>
          </w:rPr>
          <w:delText>Methyl</w:delText>
        </w:r>
        <w:r w:rsidRPr="00F123E0" w:rsidDel="000C45B4">
          <w:rPr>
            <w:rFonts w:ascii="Arial" w:hAnsi="Arial" w:cs="Arial"/>
            <w:color w:val="000000" w:themeColor="text1"/>
            <w:sz w:val="22"/>
            <w:vertAlign w:val="subscript"/>
          </w:rPr>
          <w:delText>HBV</w:delText>
        </w:r>
        <w:r w:rsidDel="000C45B4">
          <w:rPr>
            <w:rFonts w:ascii="Arial" w:hAnsi="Arial" w:cs="Arial"/>
            <w:color w:val="000000" w:themeColor="text1"/>
            <w:sz w:val="22"/>
            <w:vertAlign w:val="subscript"/>
          </w:rPr>
          <w:delText>5k</w:delText>
        </w:r>
        <w:r w:rsidDel="000C45B4">
          <w:rPr>
            <w:rFonts w:ascii="Arial" w:hAnsi="Arial" w:cs="Arial"/>
            <w:color w:val="000000" w:themeColor="text1"/>
            <w:sz w:val="22"/>
          </w:rPr>
          <w:delText xml:space="preserve"> and region5. </w:delText>
        </w:r>
        <w:r w:rsidRPr="00F123E0" w:rsidDel="000C45B4">
          <w:rPr>
            <w:rFonts w:ascii="Arial" w:hAnsi="Arial" w:cs="Arial"/>
            <w:color w:val="000000" w:themeColor="text1"/>
            <w:sz w:val="22"/>
          </w:rPr>
          <w:delText>(</w:delText>
        </w:r>
        <w:r w:rsidDel="000C45B4">
          <w:rPr>
            <w:rFonts w:ascii="Arial" w:hAnsi="Arial" w:cs="Arial" w:hint="eastAsia"/>
            <w:color w:val="000000" w:themeColor="text1"/>
            <w:sz w:val="22"/>
          </w:rPr>
          <w:delText>G</w:delText>
        </w:r>
        <w:r w:rsidRPr="00F123E0" w:rsidDel="000C45B4">
          <w:rPr>
            <w:rFonts w:ascii="Arial" w:hAnsi="Arial" w:cs="Arial"/>
            <w:color w:val="000000" w:themeColor="text1"/>
            <w:sz w:val="22"/>
          </w:rPr>
          <w:delText>)</w:delText>
        </w:r>
        <w:r w:rsidDel="000C45B4">
          <w:rPr>
            <w:rFonts w:ascii="Arial" w:hAnsi="Arial" w:cs="Arial"/>
            <w:color w:val="000000" w:themeColor="text1"/>
            <w:sz w:val="22"/>
          </w:rPr>
          <w:delText xml:space="preserve"> ROC curves for HCC patient detection using </w:delText>
        </w:r>
        <w:r w:rsidDel="000C45B4">
          <w:rPr>
            <w:rFonts w:ascii="Arial" w:hAnsi="Arial" w:cs="Arial"/>
            <w:sz w:val="22"/>
          </w:rPr>
          <w:delText>all the healthy individuals and HCC patients.</w:delText>
        </w:r>
      </w:del>
    </w:p>
    <w:p w14:paraId="2644E48C" w14:textId="370B7141" w:rsidR="00E82735" w:rsidRPr="00A32097" w:rsidRDefault="00E82735" w:rsidP="006B55DA">
      <w:pPr>
        <w:snapToGrid w:val="0"/>
        <w:spacing w:beforeLines="50" w:before="156" w:afterLines="50" w:after="156" w:line="360" w:lineRule="auto"/>
        <w:rPr>
          <w:rFonts w:ascii="Arial" w:hAnsi="Arial" w:cs="Arial"/>
          <w:sz w:val="22"/>
        </w:rPr>
      </w:pPr>
    </w:p>
    <w:sectPr w:rsidR="00E82735" w:rsidRPr="00A32097" w:rsidSect="001A327E">
      <w:footerReference w:type="default" r:id="rId25"/>
      <w:pgSz w:w="11906" w:h="16838" w:code="9"/>
      <w:pgMar w:top="720" w:right="720" w:bottom="720" w:left="720" w:header="851" w:footer="992" w:gutter="0"/>
      <w:lnNumType w:countBy="1" w:restart="continuous"/>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uo, Shicheng" w:date="2019-12-17T16:08:00Z" w:initials="GS">
    <w:p w14:paraId="59F63A7F" w14:textId="77777777" w:rsidR="002E11D3" w:rsidRDefault="002E11D3" w:rsidP="002E11D3">
      <w:pPr>
        <w:pStyle w:val="ac"/>
      </w:pPr>
      <w:r>
        <w:rPr>
          <w:rStyle w:val="ab"/>
        </w:rPr>
        <w:annotationRef/>
      </w:r>
      <w:r>
        <w:t xml:space="preserve">Here, the reader </w:t>
      </w:r>
      <w:proofErr w:type="gramStart"/>
      <w:r>
        <w:t>don’t</w:t>
      </w:r>
      <w:proofErr w:type="gramEnd"/>
      <w:r>
        <w:t xml:space="preserve"> know what does it mean for this differential methylation loci since we didn’t mention any comparison with previous context. </w:t>
      </w:r>
    </w:p>
  </w:comment>
  <w:comment w:id="7" w:author="Guo, Shicheng" w:date="2019-12-17T17:40:00Z" w:initials="GS">
    <w:p w14:paraId="562F019D" w14:textId="77777777" w:rsidR="002E11D3" w:rsidRDefault="002E11D3" w:rsidP="002E11D3">
      <w:pPr>
        <w:pStyle w:val="ac"/>
      </w:pPr>
      <w:r>
        <w:rPr>
          <w:rStyle w:val="ab"/>
        </w:rPr>
        <w:annotationRef/>
      </w:r>
      <w:r w:rsidRPr="002A3EB5">
        <w:rPr>
          <w:highlight w:val="yellow"/>
        </w:rPr>
        <w:t>This is a suprising and important finding!!! Which will be high cited. It should be mentioned and emphasized in the abstract section.</w:t>
      </w:r>
    </w:p>
  </w:comment>
  <w:comment w:id="8" w:author="Guo, Shicheng" w:date="2019-12-17T17:43:00Z" w:initials="GS">
    <w:p w14:paraId="645DB7F4" w14:textId="77777777" w:rsidR="002E11D3" w:rsidRDefault="002E11D3" w:rsidP="002E11D3">
      <w:pPr>
        <w:pStyle w:val="ac"/>
      </w:pPr>
      <w:r>
        <w:rPr>
          <w:rStyle w:val="ab"/>
        </w:rPr>
        <w:annotationRef/>
      </w:r>
      <w:r>
        <w:t>However, the reviewer will also challenge you. They will aruge the 10M reads are sampling from the high-depth data, they should have same distribution. Why you can find different enrichment on same genomic elements? They will say the enrichment score should be same.</w:t>
      </w:r>
    </w:p>
  </w:comment>
  <w:comment w:id="9" w:author="Zhang Haikun" w:date="2019-12-18T15:00:00Z" w:initials="ZH">
    <w:p w14:paraId="7A66F643" w14:textId="77777777" w:rsidR="002E11D3" w:rsidRDefault="002E11D3" w:rsidP="002E11D3">
      <w:pPr>
        <w:pStyle w:val="ac"/>
      </w:pPr>
      <w:r>
        <w:rPr>
          <w:rStyle w:val="ab"/>
        </w:rPr>
        <w:annotationRef/>
      </w:r>
      <w:r>
        <w:rPr>
          <w:rFonts w:hint="eastAsia"/>
        </w:rPr>
        <w:t>提出来主题</w:t>
      </w:r>
    </w:p>
    <w:p w14:paraId="5B025463" w14:textId="77777777" w:rsidR="002E11D3" w:rsidRDefault="002E11D3" w:rsidP="002E11D3">
      <w:pPr>
        <w:pStyle w:val="ac"/>
      </w:pPr>
      <w:r>
        <w:t>T</w:t>
      </w:r>
      <w:r>
        <w:rPr>
          <w:rFonts w:hint="eastAsia"/>
        </w:rPr>
        <w:t>umor</w:t>
      </w:r>
      <w:r>
        <w:t xml:space="preserve"> T</w:t>
      </w:r>
      <w:r>
        <w:rPr>
          <w:rFonts w:hint="eastAsia"/>
        </w:rPr>
        <w:t>issuelegend</w:t>
      </w:r>
      <w:r>
        <w:rPr>
          <w:rFonts w:hint="eastAsia"/>
        </w:rPr>
        <w:t>说明</w:t>
      </w:r>
    </w:p>
  </w:comment>
  <w:comment w:id="10" w:author="Guo, Shicheng" w:date="2019-12-17T16:10:00Z" w:initials="GS">
    <w:p w14:paraId="036C311C" w14:textId="77777777" w:rsidR="002E11D3" w:rsidRDefault="002E11D3" w:rsidP="002E11D3">
      <w:pPr>
        <w:pStyle w:val="ac"/>
      </w:pPr>
      <w:r>
        <w:rPr>
          <w:rStyle w:val="ab"/>
        </w:rPr>
        <w:annotationRef/>
      </w:r>
      <w:r>
        <w:t>How many HBV integration sites in HCC genome?</w:t>
      </w:r>
    </w:p>
    <w:p w14:paraId="68A4BC29" w14:textId="77777777" w:rsidR="002E11D3" w:rsidRDefault="002E11D3" w:rsidP="002E11D3">
      <w:pPr>
        <w:pStyle w:val="ac"/>
      </w:pPr>
      <w:r>
        <w:t xml:space="preserve">What’s the relationship between HBV integration sites and long-region methylation? The reader will be confused when they read this part. </w:t>
      </w:r>
    </w:p>
  </w:comment>
  <w:comment w:id="11" w:author="Guo, Shicheng" w:date="2019-12-17T16:09:00Z" w:initials="GS">
    <w:p w14:paraId="12D36B8E" w14:textId="77777777" w:rsidR="002E11D3" w:rsidRDefault="002E11D3" w:rsidP="002E11D3">
      <w:pPr>
        <w:pStyle w:val="ac"/>
      </w:pPr>
      <w:r>
        <w:rPr>
          <w:rStyle w:val="ab"/>
        </w:rPr>
        <w:annotationRef/>
      </w:r>
      <w:r>
        <w:t xml:space="preserve">Two regions here, </w:t>
      </w:r>
      <w:proofErr w:type="gramStart"/>
      <w:r>
        <w:t>Can</w:t>
      </w:r>
      <w:proofErr w:type="gramEnd"/>
      <w:r>
        <w:t xml:space="preserve"> we change it to HBV integration loci? Or some other terms?</w:t>
      </w:r>
    </w:p>
  </w:comment>
  <w:comment w:id="12" w:author="Guo, Shicheng" w:date="2019-12-17T16:13:00Z" w:initials="GS">
    <w:p w14:paraId="53D1E753" w14:textId="77777777" w:rsidR="002E11D3" w:rsidRDefault="002E11D3" w:rsidP="002E11D3">
      <w:pPr>
        <w:pStyle w:val="ac"/>
      </w:pPr>
      <w:r>
        <w:rPr>
          <w:rStyle w:val="ab"/>
        </w:rPr>
        <w:annotationRef/>
      </w:r>
      <w:r>
        <w:t xml:space="preserve">Confuse again. We mentioned low-pass and mentioned HBV integration regions. What exactly we want to show the readers should be very explicit. </w:t>
      </w:r>
    </w:p>
  </w:comment>
  <w:comment w:id="21" w:author="Zhang Haikun" w:date="2019-12-19T15:03:00Z" w:initials="ZH">
    <w:p w14:paraId="78FBA301" w14:textId="7B9CBB4A" w:rsidR="00603A8B" w:rsidRDefault="00603A8B">
      <w:pPr>
        <w:pStyle w:val="ac"/>
      </w:pPr>
      <w:r>
        <w:rPr>
          <w:rStyle w:val="ab"/>
        </w:rPr>
        <w:annotationRef/>
      </w:r>
      <w:r>
        <w:t>D</w:t>
      </w:r>
      <w:r>
        <w:rPr>
          <w:rFonts w:hint="eastAsia"/>
        </w:rPr>
        <w:t xml:space="preserve">elete </w:t>
      </w:r>
      <w:r w:rsidRPr="0086124F">
        <w:t>Methy</w:t>
      </w:r>
      <w:r w:rsidRPr="00366537">
        <w:rPr>
          <w:rFonts w:ascii="Arial" w:hAnsi="Arial" w:cs="Arial"/>
          <w:sz w:val="22"/>
        </w:rPr>
        <w:t>l</w:t>
      </w:r>
      <w:r w:rsidRPr="00366537">
        <w:rPr>
          <w:rFonts w:ascii="Arial" w:hAnsi="Arial" w:cs="Arial"/>
          <w:sz w:val="22"/>
          <w:vertAlign w:val="subscript"/>
        </w:rPr>
        <w:t>HBV</w:t>
      </w:r>
      <w:r>
        <w:rPr>
          <w:rFonts w:ascii="Arial" w:hAnsi="Arial" w:cs="Arial"/>
          <w:sz w:val="22"/>
          <w:vertAlign w:val="subscript"/>
        </w:rPr>
        <w:t>5k</w:t>
      </w:r>
      <w:r>
        <w:rPr>
          <w:rFonts w:hint="eastAsia"/>
        </w:rPr>
        <w:t xml:space="preserve"> </w:t>
      </w:r>
      <w:r>
        <w:t>from abstract</w:t>
      </w:r>
    </w:p>
  </w:comment>
  <w:comment w:id="41" w:author="Zhang Haikun" w:date="2019-12-19T15:03:00Z" w:initials="ZH">
    <w:p w14:paraId="2E9A9F7C" w14:textId="02C5A889" w:rsidR="00603A8B" w:rsidRDefault="00603A8B" w:rsidP="0086124F">
      <w:pPr>
        <w:pStyle w:val="ac"/>
      </w:pPr>
      <w:r>
        <w:rPr>
          <w:rStyle w:val="ab"/>
        </w:rPr>
        <w:annotationRef/>
      </w:r>
      <w:r>
        <w:t>change</w:t>
      </w:r>
      <w:r>
        <w:rPr>
          <w:rFonts w:hint="eastAsia"/>
        </w:rPr>
        <w:t xml:space="preserve"> </w:t>
      </w:r>
      <w:r w:rsidRPr="0086124F">
        <w:t>Methy</w:t>
      </w:r>
      <w:r w:rsidRPr="00366537">
        <w:rPr>
          <w:rFonts w:ascii="Arial" w:hAnsi="Arial" w:cs="Arial"/>
          <w:sz w:val="22"/>
        </w:rPr>
        <w:t>l</w:t>
      </w:r>
      <w:r w:rsidRPr="00366537">
        <w:rPr>
          <w:rFonts w:ascii="Arial" w:hAnsi="Arial" w:cs="Arial"/>
          <w:sz w:val="22"/>
          <w:vertAlign w:val="subscript"/>
        </w:rPr>
        <w:t>HBV</w:t>
      </w:r>
      <w:r>
        <w:rPr>
          <w:rFonts w:ascii="Arial" w:hAnsi="Arial" w:cs="Arial"/>
          <w:sz w:val="22"/>
          <w:vertAlign w:val="subscript"/>
        </w:rPr>
        <w:t>5k</w:t>
      </w:r>
      <w:r>
        <w:rPr>
          <w:rFonts w:hint="eastAsia"/>
        </w:rPr>
        <w:t xml:space="preserve"> </w:t>
      </w:r>
      <w:r>
        <w:t>to “</w:t>
      </w:r>
      <w:r w:rsidRPr="0086124F">
        <w:t xml:space="preserve">long-range methylation </w:t>
      </w:r>
      <w:r w:rsidRPr="0086124F">
        <w:rPr>
          <w:rFonts w:hint="eastAsia"/>
        </w:rPr>
        <w:t>around</w:t>
      </w:r>
      <w:r w:rsidRPr="0086124F">
        <w:t xml:space="preserve"> HBV integration regions</w:t>
      </w:r>
      <w:r w:rsidRPr="0086124F">
        <w:annotationRef/>
      </w:r>
      <w:r>
        <w:t>”</w:t>
      </w:r>
    </w:p>
  </w:comment>
  <w:comment w:id="131" w:author="Zhang Haikun" w:date="2019-12-19T16:05:00Z" w:initials="ZH">
    <w:p w14:paraId="4CDBF3F2" w14:textId="6EA054D5" w:rsidR="00603A8B" w:rsidRDefault="00603A8B">
      <w:pPr>
        <w:pStyle w:val="ac"/>
      </w:pPr>
      <w:r>
        <w:rPr>
          <w:rStyle w:val="ab"/>
        </w:rPr>
        <w:annotationRef/>
      </w:r>
      <w:r>
        <w:rPr>
          <w:rFonts w:hint="eastAsia"/>
        </w:rPr>
        <w:t>is it accura</w:t>
      </w:r>
      <w:r>
        <w:t>te for this? Or change other words?</w:t>
      </w:r>
    </w:p>
  </w:comment>
  <w:comment w:id="143" w:author="Guo, Shicheng" w:date="2019-12-17T16:52:00Z" w:initials="GS">
    <w:p w14:paraId="44B9B984" w14:textId="135BD6D1" w:rsidR="00603A8B" w:rsidRDefault="00603A8B">
      <w:pPr>
        <w:pStyle w:val="ac"/>
      </w:pPr>
      <w:r>
        <w:rPr>
          <w:rStyle w:val="ab"/>
        </w:rPr>
        <w:annotationRef/>
      </w:r>
      <w:r>
        <w:t>Confused. 1 sample vs 1 sample? How to do DMC analysis when N&lt;3?</w:t>
      </w:r>
    </w:p>
  </w:comment>
  <w:comment w:id="144" w:author="Zhang Haikun" w:date="2019-12-18T18:12:00Z" w:initials="ZH">
    <w:p w14:paraId="26CB0055" w14:textId="013EE99E" w:rsidR="00603A8B" w:rsidRPr="00614467" w:rsidRDefault="00603A8B">
      <w:pPr>
        <w:pStyle w:val="ac"/>
      </w:pPr>
      <w:r>
        <w:rPr>
          <w:rStyle w:val="ab"/>
        </w:rPr>
        <w:annotationRef/>
      </w:r>
      <w:r>
        <w:t>DMC analysis for 1 sample vs 1 sample was done by</w:t>
      </w:r>
      <w:r w:rsidRPr="00614467">
        <w:t xml:space="preserve"> the R package methylKit</w:t>
      </w:r>
    </w:p>
  </w:comment>
  <w:comment w:id="145" w:author="Guo, Shicheng" w:date="2019-12-18T13:37:00Z" w:initials="GS">
    <w:p w14:paraId="49EE9C7B" w14:textId="396FA449" w:rsidR="00603A8B" w:rsidRDefault="00603A8B">
      <w:pPr>
        <w:pStyle w:val="ac"/>
      </w:pPr>
      <w:r>
        <w:rPr>
          <w:rStyle w:val="ab"/>
        </w:rPr>
        <w:annotationRef/>
      </w:r>
      <w:r>
        <w:t>Here, we can remove D4 vs D1 and show the details in the method section.</w:t>
      </w:r>
    </w:p>
  </w:comment>
  <w:comment w:id="240" w:author="Zhang Haikun" w:date="2019-12-19T18:27:00Z" w:initials="ZH">
    <w:p w14:paraId="068E8AF0" w14:textId="271CDB1E" w:rsidR="00603A8B" w:rsidRDefault="00603A8B">
      <w:pPr>
        <w:pStyle w:val="ac"/>
      </w:pPr>
      <w:r>
        <w:rPr>
          <w:rStyle w:val="ab"/>
        </w:rPr>
        <w:annotationRef/>
      </w:r>
      <w:r>
        <w:t>A</w:t>
      </w:r>
      <w:r>
        <w:rPr>
          <w:rFonts w:hint="eastAsia"/>
        </w:rPr>
        <w:t xml:space="preserve">dd </w:t>
      </w:r>
      <w:r>
        <w:t>the “permuted”</w:t>
      </w:r>
    </w:p>
  </w:comment>
  <w:comment w:id="915" w:author="Guo, Shicheng" w:date="2019-12-17T18:25:00Z" w:initials="GS">
    <w:p w14:paraId="1BEE186F" w14:textId="6662ABE3" w:rsidR="00603A8B" w:rsidRDefault="00603A8B">
      <w:pPr>
        <w:pStyle w:val="ac"/>
      </w:pPr>
      <w:r>
        <w:rPr>
          <w:rStyle w:val="ab"/>
        </w:rPr>
        <w:annotationRef/>
      </w:r>
      <w:r>
        <w:t>Confused again. What is hypo-methylated regions, where they are from? How many regions? Are you overlapped with methylHbv5k? totally, how many features?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F63A7F" w15:done="0"/>
  <w15:commentEx w15:paraId="562F019D" w15:done="0"/>
  <w15:commentEx w15:paraId="645DB7F4" w15:paraIdParent="562F019D" w15:done="0"/>
  <w15:commentEx w15:paraId="5B025463" w15:paraIdParent="562F019D" w15:done="0"/>
  <w15:commentEx w15:paraId="68A4BC29" w15:done="0"/>
  <w15:commentEx w15:paraId="12D36B8E" w15:done="0"/>
  <w15:commentEx w15:paraId="53D1E753" w15:done="0"/>
  <w15:commentEx w15:paraId="78FBA301" w15:done="0"/>
  <w15:commentEx w15:paraId="2E9A9F7C" w15:done="0"/>
  <w15:commentEx w15:paraId="4CDBF3F2" w15:done="0"/>
  <w15:commentEx w15:paraId="44B9B984" w15:done="0"/>
  <w15:commentEx w15:paraId="26CB0055" w15:paraIdParent="44B9B984" w15:done="0"/>
  <w15:commentEx w15:paraId="49EE9C7B" w15:paraIdParent="44B9B984" w15:done="0"/>
  <w15:commentEx w15:paraId="068E8AF0" w15:done="0"/>
  <w15:commentEx w15:paraId="1BEE18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F63A7F" w16cid:durableId="21A692A7"/>
  <w16cid:commentId w16cid:paraId="68A4BC29" w16cid:durableId="21A692EC"/>
  <w16cid:commentId w16cid:paraId="12D36B8E" w16cid:durableId="21A5253C"/>
  <w16cid:commentId w16cid:paraId="53D1E753" w16cid:durableId="21A5253F"/>
  <w16cid:commentId w16cid:paraId="78FBA301" w16cid:durableId="21A68CFA"/>
  <w16cid:commentId w16cid:paraId="2E9A9F7C" w16cid:durableId="21A68CFB"/>
  <w16cid:commentId w16cid:paraId="4CDBF3F2" w16cid:durableId="21A68CFC"/>
  <w16cid:commentId w16cid:paraId="44B9B984" w16cid:durableId="21A5254B"/>
  <w16cid:commentId w16cid:paraId="26CB0055" w16cid:durableId="21A5254C"/>
  <w16cid:commentId w16cid:paraId="49EE9C7B" w16cid:durableId="21A68CFF"/>
  <w16cid:commentId w16cid:paraId="068E8AF0" w16cid:durableId="21A68D00"/>
  <w16cid:commentId w16cid:paraId="1BEE186F" w16cid:durableId="21A525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6598D" w14:textId="77777777" w:rsidR="00EE4DBE" w:rsidRDefault="00EE4DBE" w:rsidP="00304F0D">
      <w:r>
        <w:separator/>
      </w:r>
    </w:p>
  </w:endnote>
  <w:endnote w:type="continuationSeparator" w:id="0">
    <w:p w14:paraId="6BF54496" w14:textId="77777777" w:rsidR="00EE4DBE" w:rsidRDefault="00EE4DBE" w:rsidP="00304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inionPro-Regular">
    <w:altName w:val="Times New Roman"/>
    <w:panose1 w:val="020B0604020202020204"/>
    <w:charset w:val="00"/>
    <w:family w:val="roman"/>
    <w:notTrueType/>
    <w:pitch w:val="default"/>
  </w:font>
  <w:font w:name="Minion-Regular">
    <w:altName w:val="Times New Roman"/>
    <w:panose1 w:val="020B0604020202020204"/>
    <w:charset w:val="00"/>
    <w:family w:val="roman"/>
    <w:notTrueType/>
    <w:pitch w:val="default"/>
  </w:font>
  <w:font w:name="Minion-Italic">
    <w:altName w:val="Times New Roman"/>
    <w:panose1 w:val="020B0604020202020204"/>
    <w:charset w:val="00"/>
    <w:family w:val="roman"/>
    <w:notTrueType/>
    <w:pitch w:val="default"/>
  </w:font>
  <w:font w:name="Universal-GreekwithMathPi">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748389"/>
      <w:docPartObj>
        <w:docPartGallery w:val="Page Numbers (Bottom of Page)"/>
        <w:docPartUnique/>
      </w:docPartObj>
    </w:sdtPr>
    <w:sdtEndPr>
      <w:rPr>
        <w:noProof/>
      </w:rPr>
    </w:sdtEndPr>
    <w:sdtContent>
      <w:p w14:paraId="7457CFF2" w14:textId="5C5D07BC" w:rsidR="00603A8B" w:rsidRDefault="00603A8B">
        <w:pPr>
          <w:pStyle w:val="a6"/>
          <w:jc w:val="center"/>
        </w:pPr>
        <w:r>
          <w:fldChar w:fldCharType="begin"/>
        </w:r>
        <w:r>
          <w:instrText xml:space="preserve"> PAGE   \* MERGEFORMAT </w:instrText>
        </w:r>
        <w:r>
          <w:fldChar w:fldCharType="separate"/>
        </w:r>
        <w:r>
          <w:rPr>
            <w:noProof/>
          </w:rPr>
          <w:t>17</w:t>
        </w:r>
        <w:r>
          <w:rPr>
            <w:noProof/>
          </w:rPr>
          <w:fldChar w:fldCharType="end"/>
        </w:r>
      </w:p>
    </w:sdtContent>
  </w:sdt>
  <w:p w14:paraId="57521C99" w14:textId="77777777" w:rsidR="00603A8B" w:rsidRDefault="00603A8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8020A" w14:textId="77777777" w:rsidR="00EE4DBE" w:rsidRDefault="00EE4DBE" w:rsidP="00304F0D">
      <w:r>
        <w:separator/>
      </w:r>
    </w:p>
  </w:footnote>
  <w:footnote w:type="continuationSeparator" w:id="0">
    <w:p w14:paraId="3B04A086" w14:textId="77777777" w:rsidR="00EE4DBE" w:rsidRDefault="00EE4DBE" w:rsidP="00304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D49F6"/>
    <w:multiLevelType w:val="hybridMultilevel"/>
    <w:tmpl w:val="CB0633F4"/>
    <w:lvl w:ilvl="0" w:tplc="7278D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E53DBD"/>
    <w:multiLevelType w:val="hybridMultilevel"/>
    <w:tmpl w:val="9098AB5A"/>
    <w:lvl w:ilvl="0" w:tplc="348AF6FA">
      <w:start w:val="1"/>
      <w:numFmt w:val="lowerLetter"/>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F705F6"/>
    <w:multiLevelType w:val="hybridMultilevel"/>
    <w:tmpl w:val="50821C34"/>
    <w:lvl w:ilvl="0" w:tplc="E070B820">
      <w:start w:val="1"/>
      <w:numFmt w:val="lowerLetter"/>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8C00D5"/>
    <w:multiLevelType w:val="hybridMultilevel"/>
    <w:tmpl w:val="FCEEEE5C"/>
    <w:lvl w:ilvl="0" w:tplc="55B8ED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E8261E"/>
    <w:multiLevelType w:val="hybridMultilevel"/>
    <w:tmpl w:val="A6E88730"/>
    <w:lvl w:ilvl="0" w:tplc="BD34E5DC">
      <w:start w:val="1"/>
      <w:numFmt w:val="lowerLetter"/>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F60DBA"/>
    <w:multiLevelType w:val="multilevel"/>
    <w:tmpl w:val="91F4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903B30"/>
    <w:multiLevelType w:val="hybridMultilevel"/>
    <w:tmpl w:val="325EA29A"/>
    <w:lvl w:ilvl="0" w:tplc="D72EAC80">
      <w:start w:val="1"/>
      <w:numFmt w:val="lowerLetter"/>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CB73CBB"/>
    <w:multiLevelType w:val="hybridMultilevel"/>
    <w:tmpl w:val="D5C201D6"/>
    <w:lvl w:ilvl="0" w:tplc="890C0164">
      <w:start w:val="1"/>
      <w:numFmt w:val="lowerLetter"/>
      <w:lvlText w:val="%1."/>
      <w:lvlJc w:val="left"/>
      <w:pPr>
        <w:ind w:left="675" w:hanging="360"/>
      </w:pPr>
      <w:rPr>
        <w:rFonts w:hint="default"/>
        <w:color w:val="000000" w:themeColor="text1"/>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3"/>
  </w:num>
  <w:num w:numId="2">
    <w:abstractNumId w:val="0"/>
  </w:num>
  <w:num w:numId="3">
    <w:abstractNumId w:val="7"/>
  </w:num>
  <w:num w:numId="4">
    <w:abstractNumId w:val="4"/>
  </w:num>
  <w:num w:numId="5">
    <w:abstractNumId w:val="1"/>
  </w:num>
  <w:num w:numId="6">
    <w:abstractNumId w:val="2"/>
  </w:num>
  <w:num w:numId="7">
    <w:abstractNumId w:val="6"/>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Haikun">
    <w15:presenceInfo w15:providerId="Windows Live" w15:userId="ac3a323a3b90e25b"/>
  </w15:person>
  <w15:person w15:author="DD">
    <w15:presenceInfo w15:providerId="None" w15:userId="DD"/>
  </w15:person>
  <w15:person w15:author="Guo, Shicheng">
    <w15:presenceInfo w15:providerId="AD" w15:userId="S-1-5-21-2000478354-1637723038-1606980848-206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bordersDoNotSurroundHeader/>
  <w:bordersDoNotSurroundFooter/>
  <w:hideSpellingErrors/>
  <w:hideGrammaticalErrors/>
  <w:activeWritingStyle w:appName="MSWord" w:lang="en-US" w:vendorID="64" w:dllVersion="6" w:nlCheck="1" w:checkStyle="1"/>
  <w:activeWritingStyle w:appName="MSWord" w:lang="zh-CN" w:vendorID="64" w:dllVersion="5" w:nlCheck="1" w:checkStyle="1"/>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proofState w:grammar="clean"/>
  <w:trackRevisions/>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epatolog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refev2i2v9r1epa545dvf6stszwdw00vdp&quot;&gt;MGD-Converted&lt;record-ids&gt;&lt;item&gt;194&lt;/item&gt;&lt;/record-ids&gt;&lt;/item&gt;&lt;/Libraries&gt;"/>
  </w:docVars>
  <w:rsids>
    <w:rsidRoot w:val="00A35830"/>
    <w:rsid w:val="00001646"/>
    <w:rsid w:val="00002B30"/>
    <w:rsid w:val="00002C0F"/>
    <w:rsid w:val="00002E19"/>
    <w:rsid w:val="000039DE"/>
    <w:rsid w:val="00004396"/>
    <w:rsid w:val="00004FA3"/>
    <w:rsid w:val="000063E1"/>
    <w:rsid w:val="000072C8"/>
    <w:rsid w:val="00007FE4"/>
    <w:rsid w:val="00010B27"/>
    <w:rsid w:val="00010F1E"/>
    <w:rsid w:val="000116B4"/>
    <w:rsid w:val="000118A3"/>
    <w:rsid w:val="00012335"/>
    <w:rsid w:val="000123B7"/>
    <w:rsid w:val="00012DA4"/>
    <w:rsid w:val="00012E4A"/>
    <w:rsid w:val="000130EF"/>
    <w:rsid w:val="0001398B"/>
    <w:rsid w:val="00013E6F"/>
    <w:rsid w:val="0001481F"/>
    <w:rsid w:val="0001494D"/>
    <w:rsid w:val="000149B6"/>
    <w:rsid w:val="00015144"/>
    <w:rsid w:val="00016352"/>
    <w:rsid w:val="000173B9"/>
    <w:rsid w:val="00017477"/>
    <w:rsid w:val="00017F51"/>
    <w:rsid w:val="000200D9"/>
    <w:rsid w:val="00020336"/>
    <w:rsid w:val="0002155A"/>
    <w:rsid w:val="00021AD9"/>
    <w:rsid w:val="00021B34"/>
    <w:rsid w:val="00021E53"/>
    <w:rsid w:val="00022C4C"/>
    <w:rsid w:val="00022CC4"/>
    <w:rsid w:val="00023C6C"/>
    <w:rsid w:val="000246F6"/>
    <w:rsid w:val="00025120"/>
    <w:rsid w:val="000267A8"/>
    <w:rsid w:val="0002684D"/>
    <w:rsid w:val="00026A9C"/>
    <w:rsid w:val="00026CA4"/>
    <w:rsid w:val="00027207"/>
    <w:rsid w:val="000275A2"/>
    <w:rsid w:val="00027E97"/>
    <w:rsid w:val="0003020A"/>
    <w:rsid w:val="00030821"/>
    <w:rsid w:val="000308D8"/>
    <w:rsid w:val="000310F6"/>
    <w:rsid w:val="0003139B"/>
    <w:rsid w:val="00031465"/>
    <w:rsid w:val="00032551"/>
    <w:rsid w:val="00033187"/>
    <w:rsid w:val="000331B6"/>
    <w:rsid w:val="00034B70"/>
    <w:rsid w:val="00034C74"/>
    <w:rsid w:val="00036D77"/>
    <w:rsid w:val="00037CB1"/>
    <w:rsid w:val="00037FA8"/>
    <w:rsid w:val="00040AB5"/>
    <w:rsid w:val="00040AD1"/>
    <w:rsid w:val="000415C0"/>
    <w:rsid w:val="00041CB6"/>
    <w:rsid w:val="0004485E"/>
    <w:rsid w:val="00044AC3"/>
    <w:rsid w:val="00044AD2"/>
    <w:rsid w:val="000453B0"/>
    <w:rsid w:val="000462DB"/>
    <w:rsid w:val="00046AE9"/>
    <w:rsid w:val="00046DAD"/>
    <w:rsid w:val="00047694"/>
    <w:rsid w:val="00047A39"/>
    <w:rsid w:val="0005073B"/>
    <w:rsid w:val="00053D72"/>
    <w:rsid w:val="00054501"/>
    <w:rsid w:val="00054813"/>
    <w:rsid w:val="000555C8"/>
    <w:rsid w:val="00055C2B"/>
    <w:rsid w:val="00055CB1"/>
    <w:rsid w:val="00056A5B"/>
    <w:rsid w:val="00057CD2"/>
    <w:rsid w:val="0006012A"/>
    <w:rsid w:val="00060370"/>
    <w:rsid w:val="000604F0"/>
    <w:rsid w:val="00062057"/>
    <w:rsid w:val="000625FA"/>
    <w:rsid w:val="00063F3F"/>
    <w:rsid w:val="000643A7"/>
    <w:rsid w:val="00064532"/>
    <w:rsid w:val="000653AC"/>
    <w:rsid w:val="00065FB2"/>
    <w:rsid w:val="000670B5"/>
    <w:rsid w:val="000673EF"/>
    <w:rsid w:val="00067BFA"/>
    <w:rsid w:val="00067DD0"/>
    <w:rsid w:val="0007038C"/>
    <w:rsid w:val="0007099B"/>
    <w:rsid w:val="0007270C"/>
    <w:rsid w:val="00072784"/>
    <w:rsid w:val="0007289A"/>
    <w:rsid w:val="00074306"/>
    <w:rsid w:val="00075C1F"/>
    <w:rsid w:val="000765F1"/>
    <w:rsid w:val="000765F8"/>
    <w:rsid w:val="000768F5"/>
    <w:rsid w:val="00077950"/>
    <w:rsid w:val="00077AD0"/>
    <w:rsid w:val="000806C8"/>
    <w:rsid w:val="00080889"/>
    <w:rsid w:val="00080CA1"/>
    <w:rsid w:val="000818AC"/>
    <w:rsid w:val="000827E5"/>
    <w:rsid w:val="00084479"/>
    <w:rsid w:val="000850E8"/>
    <w:rsid w:val="000856BB"/>
    <w:rsid w:val="00085C51"/>
    <w:rsid w:val="00086C26"/>
    <w:rsid w:val="00086DA9"/>
    <w:rsid w:val="00086E31"/>
    <w:rsid w:val="00087F81"/>
    <w:rsid w:val="0009061A"/>
    <w:rsid w:val="00090BF2"/>
    <w:rsid w:val="00090F8D"/>
    <w:rsid w:val="000914CE"/>
    <w:rsid w:val="00091790"/>
    <w:rsid w:val="00091BE4"/>
    <w:rsid w:val="0009237E"/>
    <w:rsid w:val="0009341C"/>
    <w:rsid w:val="00093647"/>
    <w:rsid w:val="0009391B"/>
    <w:rsid w:val="00093BE5"/>
    <w:rsid w:val="0009425C"/>
    <w:rsid w:val="0009452F"/>
    <w:rsid w:val="000949CB"/>
    <w:rsid w:val="00094C44"/>
    <w:rsid w:val="000965FB"/>
    <w:rsid w:val="00096D18"/>
    <w:rsid w:val="00096E4A"/>
    <w:rsid w:val="00097541"/>
    <w:rsid w:val="000A1B18"/>
    <w:rsid w:val="000A2282"/>
    <w:rsid w:val="000A3352"/>
    <w:rsid w:val="000A393E"/>
    <w:rsid w:val="000A3BBD"/>
    <w:rsid w:val="000A401F"/>
    <w:rsid w:val="000A5C7B"/>
    <w:rsid w:val="000A5F27"/>
    <w:rsid w:val="000A6460"/>
    <w:rsid w:val="000A6797"/>
    <w:rsid w:val="000A6A1D"/>
    <w:rsid w:val="000A6DF4"/>
    <w:rsid w:val="000A7249"/>
    <w:rsid w:val="000A7F34"/>
    <w:rsid w:val="000B0CD2"/>
    <w:rsid w:val="000B12A9"/>
    <w:rsid w:val="000B2B05"/>
    <w:rsid w:val="000B3C57"/>
    <w:rsid w:val="000B4430"/>
    <w:rsid w:val="000B4676"/>
    <w:rsid w:val="000B474F"/>
    <w:rsid w:val="000B49E5"/>
    <w:rsid w:val="000B5D2B"/>
    <w:rsid w:val="000B7675"/>
    <w:rsid w:val="000B7C5A"/>
    <w:rsid w:val="000C0EB9"/>
    <w:rsid w:val="000C1732"/>
    <w:rsid w:val="000C30F1"/>
    <w:rsid w:val="000C3963"/>
    <w:rsid w:val="000C3F0C"/>
    <w:rsid w:val="000C45B4"/>
    <w:rsid w:val="000C4A8D"/>
    <w:rsid w:val="000C4F7B"/>
    <w:rsid w:val="000C53F0"/>
    <w:rsid w:val="000C5676"/>
    <w:rsid w:val="000C5C87"/>
    <w:rsid w:val="000C63BD"/>
    <w:rsid w:val="000C6C15"/>
    <w:rsid w:val="000D18FE"/>
    <w:rsid w:val="000D1A6F"/>
    <w:rsid w:val="000D1DE9"/>
    <w:rsid w:val="000D2330"/>
    <w:rsid w:val="000D31CA"/>
    <w:rsid w:val="000D350B"/>
    <w:rsid w:val="000D35F1"/>
    <w:rsid w:val="000D40D2"/>
    <w:rsid w:val="000D4BBD"/>
    <w:rsid w:val="000D5D39"/>
    <w:rsid w:val="000D6410"/>
    <w:rsid w:val="000D6B57"/>
    <w:rsid w:val="000D7152"/>
    <w:rsid w:val="000E17E9"/>
    <w:rsid w:val="000E1E82"/>
    <w:rsid w:val="000E1EAD"/>
    <w:rsid w:val="000E3FB7"/>
    <w:rsid w:val="000E4B91"/>
    <w:rsid w:val="000E53FF"/>
    <w:rsid w:val="000E6BF9"/>
    <w:rsid w:val="000E71ED"/>
    <w:rsid w:val="000E7275"/>
    <w:rsid w:val="000E7D99"/>
    <w:rsid w:val="000E7DDA"/>
    <w:rsid w:val="000F07B5"/>
    <w:rsid w:val="000F0B73"/>
    <w:rsid w:val="000F0CE7"/>
    <w:rsid w:val="000F0ED1"/>
    <w:rsid w:val="000F0FCF"/>
    <w:rsid w:val="000F18BD"/>
    <w:rsid w:val="000F1FFA"/>
    <w:rsid w:val="000F21A8"/>
    <w:rsid w:val="000F2547"/>
    <w:rsid w:val="000F40AA"/>
    <w:rsid w:val="000F71E5"/>
    <w:rsid w:val="0010071E"/>
    <w:rsid w:val="00100BD5"/>
    <w:rsid w:val="0010130E"/>
    <w:rsid w:val="001016BF"/>
    <w:rsid w:val="00101F34"/>
    <w:rsid w:val="00103833"/>
    <w:rsid w:val="00103F1F"/>
    <w:rsid w:val="001041E0"/>
    <w:rsid w:val="00104429"/>
    <w:rsid w:val="0010495C"/>
    <w:rsid w:val="00104DB8"/>
    <w:rsid w:val="00104F01"/>
    <w:rsid w:val="00105F7B"/>
    <w:rsid w:val="001064B4"/>
    <w:rsid w:val="001076B0"/>
    <w:rsid w:val="00110074"/>
    <w:rsid w:val="00110289"/>
    <w:rsid w:val="00110678"/>
    <w:rsid w:val="00110EE5"/>
    <w:rsid w:val="0011127C"/>
    <w:rsid w:val="001114BC"/>
    <w:rsid w:val="001119E9"/>
    <w:rsid w:val="00112657"/>
    <w:rsid w:val="00112A06"/>
    <w:rsid w:val="0011335E"/>
    <w:rsid w:val="00113F48"/>
    <w:rsid w:val="00114BEA"/>
    <w:rsid w:val="001154C9"/>
    <w:rsid w:val="00115542"/>
    <w:rsid w:val="00116A68"/>
    <w:rsid w:val="00116D75"/>
    <w:rsid w:val="00117CC1"/>
    <w:rsid w:val="00120093"/>
    <w:rsid w:val="001202FF"/>
    <w:rsid w:val="0012131B"/>
    <w:rsid w:val="00122EC2"/>
    <w:rsid w:val="001236A5"/>
    <w:rsid w:val="00123AAB"/>
    <w:rsid w:val="00123B71"/>
    <w:rsid w:val="00124EB4"/>
    <w:rsid w:val="00125118"/>
    <w:rsid w:val="00125A84"/>
    <w:rsid w:val="00125E04"/>
    <w:rsid w:val="00125E41"/>
    <w:rsid w:val="001265B4"/>
    <w:rsid w:val="0012722C"/>
    <w:rsid w:val="0013046D"/>
    <w:rsid w:val="001305E1"/>
    <w:rsid w:val="00130BAE"/>
    <w:rsid w:val="00132DCA"/>
    <w:rsid w:val="00136D61"/>
    <w:rsid w:val="0014118C"/>
    <w:rsid w:val="0014150B"/>
    <w:rsid w:val="00141A68"/>
    <w:rsid w:val="00142365"/>
    <w:rsid w:val="00142429"/>
    <w:rsid w:val="00142B90"/>
    <w:rsid w:val="00142E33"/>
    <w:rsid w:val="0014359E"/>
    <w:rsid w:val="001441A1"/>
    <w:rsid w:val="001459D0"/>
    <w:rsid w:val="00147E35"/>
    <w:rsid w:val="00150E54"/>
    <w:rsid w:val="00151191"/>
    <w:rsid w:val="001512F4"/>
    <w:rsid w:val="00151402"/>
    <w:rsid w:val="00151F75"/>
    <w:rsid w:val="001523E8"/>
    <w:rsid w:val="00152E31"/>
    <w:rsid w:val="00153026"/>
    <w:rsid w:val="00153EFC"/>
    <w:rsid w:val="001543D3"/>
    <w:rsid w:val="00154996"/>
    <w:rsid w:val="0015611D"/>
    <w:rsid w:val="00156A57"/>
    <w:rsid w:val="00156CFE"/>
    <w:rsid w:val="0015750F"/>
    <w:rsid w:val="00160091"/>
    <w:rsid w:val="00160625"/>
    <w:rsid w:val="00161C68"/>
    <w:rsid w:val="00161C9D"/>
    <w:rsid w:val="00163DA9"/>
    <w:rsid w:val="00164DB0"/>
    <w:rsid w:val="001653D8"/>
    <w:rsid w:val="00165844"/>
    <w:rsid w:val="00165FE1"/>
    <w:rsid w:val="00166192"/>
    <w:rsid w:val="0016729F"/>
    <w:rsid w:val="0017074B"/>
    <w:rsid w:val="00170BBA"/>
    <w:rsid w:val="00170F99"/>
    <w:rsid w:val="001715AD"/>
    <w:rsid w:val="00171AA9"/>
    <w:rsid w:val="00173DA5"/>
    <w:rsid w:val="00173FBF"/>
    <w:rsid w:val="001748FF"/>
    <w:rsid w:val="00174D09"/>
    <w:rsid w:val="001750F1"/>
    <w:rsid w:val="001752A5"/>
    <w:rsid w:val="00175569"/>
    <w:rsid w:val="00175649"/>
    <w:rsid w:val="0017578E"/>
    <w:rsid w:val="001759AB"/>
    <w:rsid w:val="00175F60"/>
    <w:rsid w:val="0017691E"/>
    <w:rsid w:val="00176E0F"/>
    <w:rsid w:val="001774DC"/>
    <w:rsid w:val="00177B21"/>
    <w:rsid w:val="00177F17"/>
    <w:rsid w:val="00180162"/>
    <w:rsid w:val="00180434"/>
    <w:rsid w:val="00180BA9"/>
    <w:rsid w:val="00181E3C"/>
    <w:rsid w:val="00183325"/>
    <w:rsid w:val="001839E2"/>
    <w:rsid w:val="00183E07"/>
    <w:rsid w:val="001846F5"/>
    <w:rsid w:val="00186160"/>
    <w:rsid w:val="00186484"/>
    <w:rsid w:val="0018676E"/>
    <w:rsid w:val="00186C3C"/>
    <w:rsid w:val="001877A1"/>
    <w:rsid w:val="001879C3"/>
    <w:rsid w:val="001908CE"/>
    <w:rsid w:val="00190B17"/>
    <w:rsid w:val="00191D9D"/>
    <w:rsid w:val="00192FA8"/>
    <w:rsid w:val="00193148"/>
    <w:rsid w:val="00193ED4"/>
    <w:rsid w:val="001946A7"/>
    <w:rsid w:val="00195ADB"/>
    <w:rsid w:val="0019612A"/>
    <w:rsid w:val="001963E9"/>
    <w:rsid w:val="001963FC"/>
    <w:rsid w:val="001964A9"/>
    <w:rsid w:val="001966BF"/>
    <w:rsid w:val="001971A6"/>
    <w:rsid w:val="00197AA2"/>
    <w:rsid w:val="00197D0D"/>
    <w:rsid w:val="001A0681"/>
    <w:rsid w:val="001A08AB"/>
    <w:rsid w:val="001A0BE2"/>
    <w:rsid w:val="001A327E"/>
    <w:rsid w:val="001A3EE6"/>
    <w:rsid w:val="001A4697"/>
    <w:rsid w:val="001A46EF"/>
    <w:rsid w:val="001A496C"/>
    <w:rsid w:val="001A63B2"/>
    <w:rsid w:val="001A64A0"/>
    <w:rsid w:val="001A6681"/>
    <w:rsid w:val="001A6D15"/>
    <w:rsid w:val="001A73CE"/>
    <w:rsid w:val="001A7511"/>
    <w:rsid w:val="001B0DB5"/>
    <w:rsid w:val="001B1615"/>
    <w:rsid w:val="001B1728"/>
    <w:rsid w:val="001B346A"/>
    <w:rsid w:val="001B3C34"/>
    <w:rsid w:val="001B4D25"/>
    <w:rsid w:val="001B5BD5"/>
    <w:rsid w:val="001B68C6"/>
    <w:rsid w:val="001B6D39"/>
    <w:rsid w:val="001B7293"/>
    <w:rsid w:val="001B7CCE"/>
    <w:rsid w:val="001B7E8A"/>
    <w:rsid w:val="001C1F23"/>
    <w:rsid w:val="001C2136"/>
    <w:rsid w:val="001C21F6"/>
    <w:rsid w:val="001C5CC4"/>
    <w:rsid w:val="001C6AE6"/>
    <w:rsid w:val="001C6FC3"/>
    <w:rsid w:val="001C7EAF"/>
    <w:rsid w:val="001D0310"/>
    <w:rsid w:val="001D05DE"/>
    <w:rsid w:val="001D0C7C"/>
    <w:rsid w:val="001D1025"/>
    <w:rsid w:val="001D1DBC"/>
    <w:rsid w:val="001D228A"/>
    <w:rsid w:val="001D2586"/>
    <w:rsid w:val="001D2685"/>
    <w:rsid w:val="001D39B2"/>
    <w:rsid w:val="001D3C8E"/>
    <w:rsid w:val="001D3DD1"/>
    <w:rsid w:val="001D4221"/>
    <w:rsid w:val="001D4F84"/>
    <w:rsid w:val="001D51C6"/>
    <w:rsid w:val="001D5C59"/>
    <w:rsid w:val="001D5F74"/>
    <w:rsid w:val="001D7837"/>
    <w:rsid w:val="001D7EFE"/>
    <w:rsid w:val="001E021A"/>
    <w:rsid w:val="001E028C"/>
    <w:rsid w:val="001E0676"/>
    <w:rsid w:val="001E10E9"/>
    <w:rsid w:val="001E16A6"/>
    <w:rsid w:val="001E1937"/>
    <w:rsid w:val="001E431F"/>
    <w:rsid w:val="001E4E8F"/>
    <w:rsid w:val="001E4EAA"/>
    <w:rsid w:val="001E5B0B"/>
    <w:rsid w:val="001E5D0C"/>
    <w:rsid w:val="001E5FE8"/>
    <w:rsid w:val="001E664D"/>
    <w:rsid w:val="001E7F4D"/>
    <w:rsid w:val="001F094D"/>
    <w:rsid w:val="001F0D54"/>
    <w:rsid w:val="001F0EA6"/>
    <w:rsid w:val="001F388A"/>
    <w:rsid w:val="001F3B30"/>
    <w:rsid w:val="001F4F59"/>
    <w:rsid w:val="001F5A96"/>
    <w:rsid w:val="001F684C"/>
    <w:rsid w:val="001F7293"/>
    <w:rsid w:val="001F74D2"/>
    <w:rsid w:val="002003B0"/>
    <w:rsid w:val="002005CA"/>
    <w:rsid w:val="002007B4"/>
    <w:rsid w:val="002025AC"/>
    <w:rsid w:val="002027EC"/>
    <w:rsid w:val="00202BD8"/>
    <w:rsid w:val="00203480"/>
    <w:rsid w:val="002038A6"/>
    <w:rsid w:val="00203E7C"/>
    <w:rsid w:val="00203F9B"/>
    <w:rsid w:val="00204F7E"/>
    <w:rsid w:val="002050F7"/>
    <w:rsid w:val="002058FD"/>
    <w:rsid w:val="00205A74"/>
    <w:rsid w:val="002063EE"/>
    <w:rsid w:val="002065A4"/>
    <w:rsid w:val="002066F7"/>
    <w:rsid w:val="0020681E"/>
    <w:rsid w:val="0020753D"/>
    <w:rsid w:val="002079D4"/>
    <w:rsid w:val="00210D90"/>
    <w:rsid w:val="00210E03"/>
    <w:rsid w:val="00210FFB"/>
    <w:rsid w:val="00214189"/>
    <w:rsid w:val="00215753"/>
    <w:rsid w:val="00215FE6"/>
    <w:rsid w:val="00216014"/>
    <w:rsid w:val="00216493"/>
    <w:rsid w:val="00216714"/>
    <w:rsid w:val="00216A37"/>
    <w:rsid w:val="002200E7"/>
    <w:rsid w:val="002202D8"/>
    <w:rsid w:val="0022049F"/>
    <w:rsid w:val="00220894"/>
    <w:rsid w:val="002209D6"/>
    <w:rsid w:val="002219D4"/>
    <w:rsid w:val="00221AB8"/>
    <w:rsid w:val="00221E74"/>
    <w:rsid w:val="002229DB"/>
    <w:rsid w:val="00222D35"/>
    <w:rsid w:val="00223FC0"/>
    <w:rsid w:val="00224A97"/>
    <w:rsid w:val="00224B4E"/>
    <w:rsid w:val="0022512C"/>
    <w:rsid w:val="00225DEB"/>
    <w:rsid w:val="0022604A"/>
    <w:rsid w:val="002263C6"/>
    <w:rsid w:val="002273FE"/>
    <w:rsid w:val="00230533"/>
    <w:rsid w:val="00231ED0"/>
    <w:rsid w:val="00231FB5"/>
    <w:rsid w:val="00232545"/>
    <w:rsid w:val="00232DE5"/>
    <w:rsid w:val="0023349E"/>
    <w:rsid w:val="0023371A"/>
    <w:rsid w:val="00233A15"/>
    <w:rsid w:val="00233DCF"/>
    <w:rsid w:val="00236AEC"/>
    <w:rsid w:val="00236E69"/>
    <w:rsid w:val="00237822"/>
    <w:rsid w:val="00241E87"/>
    <w:rsid w:val="00242093"/>
    <w:rsid w:val="00243477"/>
    <w:rsid w:val="00244720"/>
    <w:rsid w:val="00245886"/>
    <w:rsid w:val="00245A9B"/>
    <w:rsid w:val="00246AE9"/>
    <w:rsid w:val="002475E2"/>
    <w:rsid w:val="002477A9"/>
    <w:rsid w:val="00247BD9"/>
    <w:rsid w:val="00250C63"/>
    <w:rsid w:val="00251ED0"/>
    <w:rsid w:val="00251FB6"/>
    <w:rsid w:val="0025241C"/>
    <w:rsid w:val="00252453"/>
    <w:rsid w:val="00252B8F"/>
    <w:rsid w:val="002533C1"/>
    <w:rsid w:val="00255163"/>
    <w:rsid w:val="00255AC4"/>
    <w:rsid w:val="00256106"/>
    <w:rsid w:val="0025754E"/>
    <w:rsid w:val="0025757D"/>
    <w:rsid w:val="00257CF1"/>
    <w:rsid w:val="00260A09"/>
    <w:rsid w:val="00261751"/>
    <w:rsid w:val="002618DF"/>
    <w:rsid w:val="00261993"/>
    <w:rsid w:val="00261C06"/>
    <w:rsid w:val="0026253C"/>
    <w:rsid w:val="0026264D"/>
    <w:rsid w:val="002626ED"/>
    <w:rsid w:val="002629D1"/>
    <w:rsid w:val="00262D43"/>
    <w:rsid w:val="0026457E"/>
    <w:rsid w:val="00265013"/>
    <w:rsid w:val="0026559A"/>
    <w:rsid w:val="00265CE7"/>
    <w:rsid w:val="00265DEB"/>
    <w:rsid w:val="00265F3F"/>
    <w:rsid w:val="00266935"/>
    <w:rsid w:val="00266A3A"/>
    <w:rsid w:val="00266B5C"/>
    <w:rsid w:val="002670BF"/>
    <w:rsid w:val="002671E5"/>
    <w:rsid w:val="00267E4E"/>
    <w:rsid w:val="00271214"/>
    <w:rsid w:val="00271EC0"/>
    <w:rsid w:val="002748C8"/>
    <w:rsid w:val="00275702"/>
    <w:rsid w:val="00275D1E"/>
    <w:rsid w:val="00275EB9"/>
    <w:rsid w:val="0027659C"/>
    <w:rsid w:val="002775E3"/>
    <w:rsid w:val="0028256A"/>
    <w:rsid w:val="002843EA"/>
    <w:rsid w:val="00284442"/>
    <w:rsid w:val="00284BF6"/>
    <w:rsid w:val="00284F1E"/>
    <w:rsid w:val="00285E1F"/>
    <w:rsid w:val="00285EFE"/>
    <w:rsid w:val="002860B0"/>
    <w:rsid w:val="002872C4"/>
    <w:rsid w:val="002903AB"/>
    <w:rsid w:val="002929E2"/>
    <w:rsid w:val="002937DE"/>
    <w:rsid w:val="00293DDD"/>
    <w:rsid w:val="00293F13"/>
    <w:rsid w:val="00293FF2"/>
    <w:rsid w:val="00294030"/>
    <w:rsid w:val="00295087"/>
    <w:rsid w:val="0029532A"/>
    <w:rsid w:val="002955FB"/>
    <w:rsid w:val="00295849"/>
    <w:rsid w:val="00295B5C"/>
    <w:rsid w:val="002960FD"/>
    <w:rsid w:val="0029668A"/>
    <w:rsid w:val="00296793"/>
    <w:rsid w:val="0029718C"/>
    <w:rsid w:val="00297E87"/>
    <w:rsid w:val="00297EAE"/>
    <w:rsid w:val="002A01C1"/>
    <w:rsid w:val="002A02AD"/>
    <w:rsid w:val="002A02FF"/>
    <w:rsid w:val="002A0DF4"/>
    <w:rsid w:val="002A133A"/>
    <w:rsid w:val="002A31FE"/>
    <w:rsid w:val="002A358F"/>
    <w:rsid w:val="002A3650"/>
    <w:rsid w:val="002A3A5E"/>
    <w:rsid w:val="002A3C73"/>
    <w:rsid w:val="002A3E6C"/>
    <w:rsid w:val="002A3EB5"/>
    <w:rsid w:val="002A4070"/>
    <w:rsid w:val="002A6435"/>
    <w:rsid w:val="002A7E74"/>
    <w:rsid w:val="002B013E"/>
    <w:rsid w:val="002B1410"/>
    <w:rsid w:val="002B2FE7"/>
    <w:rsid w:val="002B3403"/>
    <w:rsid w:val="002B3B7E"/>
    <w:rsid w:val="002B3DEB"/>
    <w:rsid w:val="002B4F34"/>
    <w:rsid w:val="002B4FB7"/>
    <w:rsid w:val="002B6A94"/>
    <w:rsid w:val="002B7D76"/>
    <w:rsid w:val="002C08BC"/>
    <w:rsid w:val="002C1CDB"/>
    <w:rsid w:val="002C1E16"/>
    <w:rsid w:val="002C1F81"/>
    <w:rsid w:val="002C241F"/>
    <w:rsid w:val="002C2DC6"/>
    <w:rsid w:val="002C3CA7"/>
    <w:rsid w:val="002C476E"/>
    <w:rsid w:val="002C55EA"/>
    <w:rsid w:val="002C5A24"/>
    <w:rsid w:val="002C6394"/>
    <w:rsid w:val="002C7E55"/>
    <w:rsid w:val="002D0B8F"/>
    <w:rsid w:val="002D1D7B"/>
    <w:rsid w:val="002D21C5"/>
    <w:rsid w:val="002D2980"/>
    <w:rsid w:val="002D2B28"/>
    <w:rsid w:val="002D3BAE"/>
    <w:rsid w:val="002D3E3E"/>
    <w:rsid w:val="002D40C5"/>
    <w:rsid w:val="002D4E64"/>
    <w:rsid w:val="002D5053"/>
    <w:rsid w:val="002D5B04"/>
    <w:rsid w:val="002D633C"/>
    <w:rsid w:val="002D67FD"/>
    <w:rsid w:val="002D6EEF"/>
    <w:rsid w:val="002D732B"/>
    <w:rsid w:val="002E00DD"/>
    <w:rsid w:val="002E0876"/>
    <w:rsid w:val="002E118E"/>
    <w:rsid w:val="002E11D3"/>
    <w:rsid w:val="002E1ABB"/>
    <w:rsid w:val="002E1FD5"/>
    <w:rsid w:val="002E235D"/>
    <w:rsid w:val="002E3DA8"/>
    <w:rsid w:val="002E4883"/>
    <w:rsid w:val="002E5ED6"/>
    <w:rsid w:val="002E743D"/>
    <w:rsid w:val="002F06A6"/>
    <w:rsid w:val="002F17D8"/>
    <w:rsid w:val="002F1E70"/>
    <w:rsid w:val="002F1FF8"/>
    <w:rsid w:val="002F2FF2"/>
    <w:rsid w:val="002F3703"/>
    <w:rsid w:val="002F381F"/>
    <w:rsid w:val="002F3A3B"/>
    <w:rsid w:val="002F4CC3"/>
    <w:rsid w:val="002F52B5"/>
    <w:rsid w:val="002F5BAB"/>
    <w:rsid w:val="002F5F57"/>
    <w:rsid w:val="002F680A"/>
    <w:rsid w:val="002F70B5"/>
    <w:rsid w:val="00300207"/>
    <w:rsid w:val="003010B9"/>
    <w:rsid w:val="003014DC"/>
    <w:rsid w:val="00301858"/>
    <w:rsid w:val="00303689"/>
    <w:rsid w:val="00303A66"/>
    <w:rsid w:val="003040F7"/>
    <w:rsid w:val="003043BD"/>
    <w:rsid w:val="00304F0D"/>
    <w:rsid w:val="00305811"/>
    <w:rsid w:val="00306157"/>
    <w:rsid w:val="003063B8"/>
    <w:rsid w:val="00306E34"/>
    <w:rsid w:val="003070ED"/>
    <w:rsid w:val="00307580"/>
    <w:rsid w:val="003106BA"/>
    <w:rsid w:val="00310D74"/>
    <w:rsid w:val="00311356"/>
    <w:rsid w:val="00311435"/>
    <w:rsid w:val="00312680"/>
    <w:rsid w:val="00312BC7"/>
    <w:rsid w:val="00312BD9"/>
    <w:rsid w:val="0031377B"/>
    <w:rsid w:val="00313ED0"/>
    <w:rsid w:val="003141E8"/>
    <w:rsid w:val="0031490E"/>
    <w:rsid w:val="00316753"/>
    <w:rsid w:val="00316FA0"/>
    <w:rsid w:val="00317D38"/>
    <w:rsid w:val="003211EE"/>
    <w:rsid w:val="003222D3"/>
    <w:rsid w:val="00323085"/>
    <w:rsid w:val="003248B6"/>
    <w:rsid w:val="00326201"/>
    <w:rsid w:val="00326CF5"/>
    <w:rsid w:val="00326FDC"/>
    <w:rsid w:val="003272EC"/>
    <w:rsid w:val="00327F28"/>
    <w:rsid w:val="00330639"/>
    <w:rsid w:val="0033087D"/>
    <w:rsid w:val="00330E00"/>
    <w:rsid w:val="00330F87"/>
    <w:rsid w:val="003312B7"/>
    <w:rsid w:val="00331517"/>
    <w:rsid w:val="00332B33"/>
    <w:rsid w:val="00333645"/>
    <w:rsid w:val="003339CB"/>
    <w:rsid w:val="00334338"/>
    <w:rsid w:val="00336018"/>
    <w:rsid w:val="0033615C"/>
    <w:rsid w:val="003362D3"/>
    <w:rsid w:val="00336A0A"/>
    <w:rsid w:val="00337DAF"/>
    <w:rsid w:val="00340365"/>
    <w:rsid w:val="00340496"/>
    <w:rsid w:val="00340C5B"/>
    <w:rsid w:val="00341615"/>
    <w:rsid w:val="0034231F"/>
    <w:rsid w:val="0034318B"/>
    <w:rsid w:val="00343323"/>
    <w:rsid w:val="00343DDF"/>
    <w:rsid w:val="00344F95"/>
    <w:rsid w:val="00345999"/>
    <w:rsid w:val="00347140"/>
    <w:rsid w:val="003472FA"/>
    <w:rsid w:val="0034730E"/>
    <w:rsid w:val="00350137"/>
    <w:rsid w:val="0035013A"/>
    <w:rsid w:val="003529F8"/>
    <w:rsid w:val="00353405"/>
    <w:rsid w:val="00353933"/>
    <w:rsid w:val="00353EB8"/>
    <w:rsid w:val="00355207"/>
    <w:rsid w:val="00355734"/>
    <w:rsid w:val="00355893"/>
    <w:rsid w:val="00356E70"/>
    <w:rsid w:val="003600F5"/>
    <w:rsid w:val="00360519"/>
    <w:rsid w:val="003618BE"/>
    <w:rsid w:val="00363214"/>
    <w:rsid w:val="00363E7C"/>
    <w:rsid w:val="0036405E"/>
    <w:rsid w:val="003645E6"/>
    <w:rsid w:val="0036480B"/>
    <w:rsid w:val="003663D2"/>
    <w:rsid w:val="00366537"/>
    <w:rsid w:val="00366997"/>
    <w:rsid w:val="00366CDB"/>
    <w:rsid w:val="0036733F"/>
    <w:rsid w:val="00367BE1"/>
    <w:rsid w:val="00367CC6"/>
    <w:rsid w:val="00367CE0"/>
    <w:rsid w:val="0037129E"/>
    <w:rsid w:val="00371897"/>
    <w:rsid w:val="00372B06"/>
    <w:rsid w:val="00373918"/>
    <w:rsid w:val="00373A18"/>
    <w:rsid w:val="003749B3"/>
    <w:rsid w:val="00374B3A"/>
    <w:rsid w:val="00376CDD"/>
    <w:rsid w:val="003772F6"/>
    <w:rsid w:val="003817F4"/>
    <w:rsid w:val="003818A6"/>
    <w:rsid w:val="00382127"/>
    <w:rsid w:val="00382B6F"/>
    <w:rsid w:val="00382E08"/>
    <w:rsid w:val="00383B8C"/>
    <w:rsid w:val="003841F0"/>
    <w:rsid w:val="00384783"/>
    <w:rsid w:val="00385365"/>
    <w:rsid w:val="0038576D"/>
    <w:rsid w:val="00390D67"/>
    <w:rsid w:val="00391081"/>
    <w:rsid w:val="00391094"/>
    <w:rsid w:val="003913B6"/>
    <w:rsid w:val="00392C5D"/>
    <w:rsid w:val="00392FAC"/>
    <w:rsid w:val="00393D00"/>
    <w:rsid w:val="00393DBF"/>
    <w:rsid w:val="00393FCF"/>
    <w:rsid w:val="003946E9"/>
    <w:rsid w:val="00394A25"/>
    <w:rsid w:val="00395783"/>
    <w:rsid w:val="00395C17"/>
    <w:rsid w:val="00396296"/>
    <w:rsid w:val="00396C85"/>
    <w:rsid w:val="003973A7"/>
    <w:rsid w:val="00397D81"/>
    <w:rsid w:val="003A12E3"/>
    <w:rsid w:val="003A1666"/>
    <w:rsid w:val="003A42E7"/>
    <w:rsid w:val="003A4BAF"/>
    <w:rsid w:val="003A5E46"/>
    <w:rsid w:val="003A6C69"/>
    <w:rsid w:val="003A6C7F"/>
    <w:rsid w:val="003A734E"/>
    <w:rsid w:val="003B094A"/>
    <w:rsid w:val="003B0D96"/>
    <w:rsid w:val="003B1D4E"/>
    <w:rsid w:val="003B2D8E"/>
    <w:rsid w:val="003B335E"/>
    <w:rsid w:val="003B37CB"/>
    <w:rsid w:val="003B3C57"/>
    <w:rsid w:val="003B3D80"/>
    <w:rsid w:val="003B3F95"/>
    <w:rsid w:val="003B4898"/>
    <w:rsid w:val="003B4F18"/>
    <w:rsid w:val="003B54FF"/>
    <w:rsid w:val="003B565E"/>
    <w:rsid w:val="003B5D3A"/>
    <w:rsid w:val="003B7490"/>
    <w:rsid w:val="003C12C0"/>
    <w:rsid w:val="003C25D7"/>
    <w:rsid w:val="003C4601"/>
    <w:rsid w:val="003C4DE9"/>
    <w:rsid w:val="003C5606"/>
    <w:rsid w:val="003C59C9"/>
    <w:rsid w:val="003C5EC0"/>
    <w:rsid w:val="003C5FCA"/>
    <w:rsid w:val="003C6519"/>
    <w:rsid w:val="003C7878"/>
    <w:rsid w:val="003C7B6B"/>
    <w:rsid w:val="003D00BB"/>
    <w:rsid w:val="003D0EDE"/>
    <w:rsid w:val="003D12EC"/>
    <w:rsid w:val="003D1AED"/>
    <w:rsid w:val="003D1EBB"/>
    <w:rsid w:val="003D261E"/>
    <w:rsid w:val="003D2AC2"/>
    <w:rsid w:val="003D2EFA"/>
    <w:rsid w:val="003D3530"/>
    <w:rsid w:val="003D455F"/>
    <w:rsid w:val="003D5FB9"/>
    <w:rsid w:val="003D68F0"/>
    <w:rsid w:val="003D70EF"/>
    <w:rsid w:val="003D7AE6"/>
    <w:rsid w:val="003E09C7"/>
    <w:rsid w:val="003E0B62"/>
    <w:rsid w:val="003E0C13"/>
    <w:rsid w:val="003E0EAD"/>
    <w:rsid w:val="003E1831"/>
    <w:rsid w:val="003E2151"/>
    <w:rsid w:val="003E2DA1"/>
    <w:rsid w:val="003E328B"/>
    <w:rsid w:val="003E4E22"/>
    <w:rsid w:val="003E4EE4"/>
    <w:rsid w:val="003E5FCB"/>
    <w:rsid w:val="003F02EA"/>
    <w:rsid w:val="003F04C0"/>
    <w:rsid w:val="003F0CB2"/>
    <w:rsid w:val="003F13F2"/>
    <w:rsid w:val="003F156F"/>
    <w:rsid w:val="003F1A03"/>
    <w:rsid w:val="003F1CFC"/>
    <w:rsid w:val="003F1D32"/>
    <w:rsid w:val="003F360A"/>
    <w:rsid w:val="003F38B4"/>
    <w:rsid w:val="003F3F9A"/>
    <w:rsid w:val="003F4561"/>
    <w:rsid w:val="003F61EA"/>
    <w:rsid w:val="003F6236"/>
    <w:rsid w:val="003F7159"/>
    <w:rsid w:val="003F7198"/>
    <w:rsid w:val="003F7538"/>
    <w:rsid w:val="0040008D"/>
    <w:rsid w:val="00401A42"/>
    <w:rsid w:val="00401C36"/>
    <w:rsid w:val="0040240E"/>
    <w:rsid w:val="00404259"/>
    <w:rsid w:val="00404F94"/>
    <w:rsid w:val="0040506B"/>
    <w:rsid w:val="00405C67"/>
    <w:rsid w:val="00406994"/>
    <w:rsid w:val="00407589"/>
    <w:rsid w:val="0040777E"/>
    <w:rsid w:val="00407C6B"/>
    <w:rsid w:val="0041135C"/>
    <w:rsid w:val="00411D7A"/>
    <w:rsid w:val="004142DB"/>
    <w:rsid w:val="0041494E"/>
    <w:rsid w:val="00415C63"/>
    <w:rsid w:val="00416055"/>
    <w:rsid w:val="00416149"/>
    <w:rsid w:val="00421164"/>
    <w:rsid w:val="00422419"/>
    <w:rsid w:val="0042403C"/>
    <w:rsid w:val="00424AE3"/>
    <w:rsid w:val="00424E1A"/>
    <w:rsid w:val="00425AF2"/>
    <w:rsid w:val="0042618B"/>
    <w:rsid w:val="0042729F"/>
    <w:rsid w:val="00427F29"/>
    <w:rsid w:val="004304E0"/>
    <w:rsid w:val="00431DEC"/>
    <w:rsid w:val="0043550A"/>
    <w:rsid w:val="00435774"/>
    <w:rsid w:val="00435DD8"/>
    <w:rsid w:val="00436ADE"/>
    <w:rsid w:val="00436E9B"/>
    <w:rsid w:val="0043798E"/>
    <w:rsid w:val="004379E3"/>
    <w:rsid w:val="00437FE0"/>
    <w:rsid w:val="0044138B"/>
    <w:rsid w:val="004413CA"/>
    <w:rsid w:val="00442942"/>
    <w:rsid w:val="00442EAB"/>
    <w:rsid w:val="00444453"/>
    <w:rsid w:val="00445621"/>
    <w:rsid w:val="00446016"/>
    <w:rsid w:val="0044649C"/>
    <w:rsid w:val="00446A90"/>
    <w:rsid w:val="00446B69"/>
    <w:rsid w:val="0044702F"/>
    <w:rsid w:val="00450A71"/>
    <w:rsid w:val="00450D44"/>
    <w:rsid w:val="004515C5"/>
    <w:rsid w:val="004518E2"/>
    <w:rsid w:val="00451FB0"/>
    <w:rsid w:val="004521AE"/>
    <w:rsid w:val="00452BAC"/>
    <w:rsid w:val="00452F82"/>
    <w:rsid w:val="00453D37"/>
    <w:rsid w:val="0045414F"/>
    <w:rsid w:val="00454531"/>
    <w:rsid w:val="004549DF"/>
    <w:rsid w:val="00454A0F"/>
    <w:rsid w:val="00455BED"/>
    <w:rsid w:val="00455E75"/>
    <w:rsid w:val="004568B6"/>
    <w:rsid w:val="00456B60"/>
    <w:rsid w:val="00456F62"/>
    <w:rsid w:val="00456F8C"/>
    <w:rsid w:val="00457B21"/>
    <w:rsid w:val="004610C6"/>
    <w:rsid w:val="00462265"/>
    <w:rsid w:val="00462F64"/>
    <w:rsid w:val="0046354E"/>
    <w:rsid w:val="0046431B"/>
    <w:rsid w:val="0046513D"/>
    <w:rsid w:val="0046513F"/>
    <w:rsid w:val="00465BF2"/>
    <w:rsid w:val="00465CAE"/>
    <w:rsid w:val="00465CBE"/>
    <w:rsid w:val="00465CF5"/>
    <w:rsid w:val="0046649C"/>
    <w:rsid w:val="0046737B"/>
    <w:rsid w:val="0046739D"/>
    <w:rsid w:val="00470479"/>
    <w:rsid w:val="00470B2E"/>
    <w:rsid w:val="00470E0B"/>
    <w:rsid w:val="004722DA"/>
    <w:rsid w:val="00473AB3"/>
    <w:rsid w:val="00473D2B"/>
    <w:rsid w:val="00473E9E"/>
    <w:rsid w:val="00474252"/>
    <w:rsid w:val="004747D9"/>
    <w:rsid w:val="004749A3"/>
    <w:rsid w:val="00474EF2"/>
    <w:rsid w:val="00475C9B"/>
    <w:rsid w:val="00476884"/>
    <w:rsid w:val="0047726A"/>
    <w:rsid w:val="0048003B"/>
    <w:rsid w:val="0048024F"/>
    <w:rsid w:val="00480DD5"/>
    <w:rsid w:val="00480E7F"/>
    <w:rsid w:val="00483580"/>
    <w:rsid w:val="00483D1F"/>
    <w:rsid w:val="00484E26"/>
    <w:rsid w:val="00485985"/>
    <w:rsid w:val="00485A7C"/>
    <w:rsid w:val="00486387"/>
    <w:rsid w:val="004877F7"/>
    <w:rsid w:val="00490610"/>
    <w:rsid w:val="00490D13"/>
    <w:rsid w:val="00491272"/>
    <w:rsid w:val="00491432"/>
    <w:rsid w:val="004921DD"/>
    <w:rsid w:val="00492700"/>
    <w:rsid w:val="0049282F"/>
    <w:rsid w:val="004936C4"/>
    <w:rsid w:val="0049397D"/>
    <w:rsid w:val="00493EA0"/>
    <w:rsid w:val="00493EDF"/>
    <w:rsid w:val="00493F1D"/>
    <w:rsid w:val="00494F63"/>
    <w:rsid w:val="004954D9"/>
    <w:rsid w:val="00495A6D"/>
    <w:rsid w:val="00495F92"/>
    <w:rsid w:val="00496341"/>
    <w:rsid w:val="00496D5A"/>
    <w:rsid w:val="00497A2E"/>
    <w:rsid w:val="004A01D5"/>
    <w:rsid w:val="004A0494"/>
    <w:rsid w:val="004A0B01"/>
    <w:rsid w:val="004A0E91"/>
    <w:rsid w:val="004A1645"/>
    <w:rsid w:val="004A22D3"/>
    <w:rsid w:val="004A2A65"/>
    <w:rsid w:val="004A2B07"/>
    <w:rsid w:val="004A2F10"/>
    <w:rsid w:val="004A2F17"/>
    <w:rsid w:val="004A3206"/>
    <w:rsid w:val="004A3EC7"/>
    <w:rsid w:val="004A40D9"/>
    <w:rsid w:val="004A45F3"/>
    <w:rsid w:val="004A52C5"/>
    <w:rsid w:val="004A6939"/>
    <w:rsid w:val="004A6BF6"/>
    <w:rsid w:val="004B1A12"/>
    <w:rsid w:val="004B25C3"/>
    <w:rsid w:val="004B3A0B"/>
    <w:rsid w:val="004B3DD8"/>
    <w:rsid w:val="004B448C"/>
    <w:rsid w:val="004B5458"/>
    <w:rsid w:val="004B54FB"/>
    <w:rsid w:val="004B5695"/>
    <w:rsid w:val="004C06FA"/>
    <w:rsid w:val="004C0DB0"/>
    <w:rsid w:val="004C1569"/>
    <w:rsid w:val="004C1B4A"/>
    <w:rsid w:val="004C4064"/>
    <w:rsid w:val="004C42A4"/>
    <w:rsid w:val="004C482D"/>
    <w:rsid w:val="004C5643"/>
    <w:rsid w:val="004C5753"/>
    <w:rsid w:val="004C618C"/>
    <w:rsid w:val="004C63CC"/>
    <w:rsid w:val="004C6C7B"/>
    <w:rsid w:val="004C6C92"/>
    <w:rsid w:val="004C6EEE"/>
    <w:rsid w:val="004C7673"/>
    <w:rsid w:val="004C7D7A"/>
    <w:rsid w:val="004D0F6E"/>
    <w:rsid w:val="004D1BDA"/>
    <w:rsid w:val="004D1DEE"/>
    <w:rsid w:val="004D235E"/>
    <w:rsid w:val="004D29C7"/>
    <w:rsid w:val="004D3217"/>
    <w:rsid w:val="004D34A4"/>
    <w:rsid w:val="004D457F"/>
    <w:rsid w:val="004D50DC"/>
    <w:rsid w:val="004D5502"/>
    <w:rsid w:val="004D5A87"/>
    <w:rsid w:val="004D6DCB"/>
    <w:rsid w:val="004D6F0B"/>
    <w:rsid w:val="004D75C0"/>
    <w:rsid w:val="004D7BA3"/>
    <w:rsid w:val="004E016D"/>
    <w:rsid w:val="004E025C"/>
    <w:rsid w:val="004E149A"/>
    <w:rsid w:val="004E1D4E"/>
    <w:rsid w:val="004E21A8"/>
    <w:rsid w:val="004E3317"/>
    <w:rsid w:val="004E36A4"/>
    <w:rsid w:val="004E3A0C"/>
    <w:rsid w:val="004E5109"/>
    <w:rsid w:val="004E54DC"/>
    <w:rsid w:val="004E5814"/>
    <w:rsid w:val="004E609F"/>
    <w:rsid w:val="004E735E"/>
    <w:rsid w:val="004F1A55"/>
    <w:rsid w:val="004F21FE"/>
    <w:rsid w:val="004F2375"/>
    <w:rsid w:val="004F317C"/>
    <w:rsid w:val="004F4044"/>
    <w:rsid w:val="004F41F3"/>
    <w:rsid w:val="004F4D99"/>
    <w:rsid w:val="004F4F94"/>
    <w:rsid w:val="004F56AA"/>
    <w:rsid w:val="004F5DE2"/>
    <w:rsid w:val="004F60FE"/>
    <w:rsid w:val="004F6358"/>
    <w:rsid w:val="004F6C55"/>
    <w:rsid w:val="004F7D40"/>
    <w:rsid w:val="004F7EFF"/>
    <w:rsid w:val="00500569"/>
    <w:rsid w:val="00502A0D"/>
    <w:rsid w:val="00503B19"/>
    <w:rsid w:val="00504304"/>
    <w:rsid w:val="0050560A"/>
    <w:rsid w:val="00506B63"/>
    <w:rsid w:val="005100F7"/>
    <w:rsid w:val="005110D1"/>
    <w:rsid w:val="00512738"/>
    <w:rsid w:val="0051295C"/>
    <w:rsid w:val="00512BF4"/>
    <w:rsid w:val="00513083"/>
    <w:rsid w:val="00513B01"/>
    <w:rsid w:val="0051489B"/>
    <w:rsid w:val="00515E7E"/>
    <w:rsid w:val="00515F3D"/>
    <w:rsid w:val="00516521"/>
    <w:rsid w:val="00517033"/>
    <w:rsid w:val="0051729C"/>
    <w:rsid w:val="00517467"/>
    <w:rsid w:val="00517F42"/>
    <w:rsid w:val="00520885"/>
    <w:rsid w:val="00520A33"/>
    <w:rsid w:val="00520C72"/>
    <w:rsid w:val="00522ECD"/>
    <w:rsid w:val="005232AC"/>
    <w:rsid w:val="00524072"/>
    <w:rsid w:val="00524514"/>
    <w:rsid w:val="005246CD"/>
    <w:rsid w:val="00524AA8"/>
    <w:rsid w:val="0052686E"/>
    <w:rsid w:val="00526BC6"/>
    <w:rsid w:val="00526E4F"/>
    <w:rsid w:val="0052745D"/>
    <w:rsid w:val="00527C00"/>
    <w:rsid w:val="00530287"/>
    <w:rsid w:val="00530709"/>
    <w:rsid w:val="005308BC"/>
    <w:rsid w:val="005308C2"/>
    <w:rsid w:val="00532E60"/>
    <w:rsid w:val="00533FCD"/>
    <w:rsid w:val="0053480B"/>
    <w:rsid w:val="00534E5A"/>
    <w:rsid w:val="005351CC"/>
    <w:rsid w:val="0053540B"/>
    <w:rsid w:val="00536460"/>
    <w:rsid w:val="0053730B"/>
    <w:rsid w:val="00537DFC"/>
    <w:rsid w:val="00537EED"/>
    <w:rsid w:val="0054068A"/>
    <w:rsid w:val="00540719"/>
    <w:rsid w:val="00542D57"/>
    <w:rsid w:val="00542FC5"/>
    <w:rsid w:val="005435B3"/>
    <w:rsid w:val="00543BAD"/>
    <w:rsid w:val="00543D47"/>
    <w:rsid w:val="005445F3"/>
    <w:rsid w:val="00544D6C"/>
    <w:rsid w:val="0054566A"/>
    <w:rsid w:val="00546981"/>
    <w:rsid w:val="00547059"/>
    <w:rsid w:val="00547A3B"/>
    <w:rsid w:val="00547F49"/>
    <w:rsid w:val="005516A3"/>
    <w:rsid w:val="00551FD5"/>
    <w:rsid w:val="00552728"/>
    <w:rsid w:val="0055432E"/>
    <w:rsid w:val="00555328"/>
    <w:rsid w:val="005559F6"/>
    <w:rsid w:val="00555F9F"/>
    <w:rsid w:val="005578F8"/>
    <w:rsid w:val="00557D94"/>
    <w:rsid w:val="00557DF2"/>
    <w:rsid w:val="00560AC4"/>
    <w:rsid w:val="0056108A"/>
    <w:rsid w:val="005610D5"/>
    <w:rsid w:val="0056183B"/>
    <w:rsid w:val="00561C28"/>
    <w:rsid w:val="0056206E"/>
    <w:rsid w:val="00562489"/>
    <w:rsid w:val="00562900"/>
    <w:rsid w:val="00562DB8"/>
    <w:rsid w:val="0056313F"/>
    <w:rsid w:val="00563357"/>
    <w:rsid w:val="0056340D"/>
    <w:rsid w:val="00563E83"/>
    <w:rsid w:val="00564648"/>
    <w:rsid w:val="005647A8"/>
    <w:rsid w:val="00564E45"/>
    <w:rsid w:val="005651A5"/>
    <w:rsid w:val="00565294"/>
    <w:rsid w:val="00565424"/>
    <w:rsid w:val="00565505"/>
    <w:rsid w:val="0056577B"/>
    <w:rsid w:val="00565CE4"/>
    <w:rsid w:val="005667E7"/>
    <w:rsid w:val="00566E12"/>
    <w:rsid w:val="0056703A"/>
    <w:rsid w:val="0057161C"/>
    <w:rsid w:val="005717A0"/>
    <w:rsid w:val="00571BD6"/>
    <w:rsid w:val="00573048"/>
    <w:rsid w:val="00573A18"/>
    <w:rsid w:val="00573D30"/>
    <w:rsid w:val="00574FA9"/>
    <w:rsid w:val="00574FF1"/>
    <w:rsid w:val="005770C8"/>
    <w:rsid w:val="005773AA"/>
    <w:rsid w:val="00577759"/>
    <w:rsid w:val="005778C9"/>
    <w:rsid w:val="00580626"/>
    <w:rsid w:val="00580CBD"/>
    <w:rsid w:val="00580D90"/>
    <w:rsid w:val="00583945"/>
    <w:rsid w:val="00583A36"/>
    <w:rsid w:val="00583CCA"/>
    <w:rsid w:val="00583F1A"/>
    <w:rsid w:val="00584930"/>
    <w:rsid w:val="00584C61"/>
    <w:rsid w:val="00585223"/>
    <w:rsid w:val="00585F00"/>
    <w:rsid w:val="00586509"/>
    <w:rsid w:val="0058764D"/>
    <w:rsid w:val="0059032B"/>
    <w:rsid w:val="0059039F"/>
    <w:rsid w:val="00590A68"/>
    <w:rsid w:val="00590B88"/>
    <w:rsid w:val="00591298"/>
    <w:rsid w:val="005918A6"/>
    <w:rsid w:val="00592872"/>
    <w:rsid w:val="0059528A"/>
    <w:rsid w:val="00595DC7"/>
    <w:rsid w:val="005975D8"/>
    <w:rsid w:val="005A0669"/>
    <w:rsid w:val="005A17D3"/>
    <w:rsid w:val="005A2D46"/>
    <w:rsid w:val="005A3A5E"/>
    <w:rsid w:val="005A3E90"/>
    <w:rsid w:val="005A4EB9"/>
    <w:rsid w:val="005A4F1D"/>
    <w:rsid w:val="005A515E"/>
    <w:rsid w:val="005A51DE"/>
    <w:rsid w:val="005A5681"/>
    <w:rsid w:val="005A5E6C"/>
    <w:rsid w:val="005A78DB"/>
    <w:rsid w:val="005B2A2A"/>
    <w:rsid w:val="005B2E85"/>
    <w:rsid w:val="005B3962"/>
    <w:rsid w:val="005B450E"/>
    <w:rsid w:val="005B4C72"/>
    <w:rsid w:val="005B52AC"/>
    <w:rsid w:val="005B57DD"/>
    <w:rsid w:val="005B6047"/>
    <w:rsid w:val="005B6DC6"/>
    <w:rsid w:val="005B7168"/>
    <w:rsid w:val="005C03E2"/>
    <w:rsid w:val="005C05F3"/>
    <w:rsid w:val="005C092B"/>
    <w:rsid w:val="005C09F2"/>
    <w:rsid w:val="005C0BCD"/>
    <w:rsid w:val="005C0F12"/>
    <w:rsid w:val="005C1196"/>
    <w:rsid w:val="005C21C2"/>
    <w:rsid w:val="005C3D9B"/>
    <w:rsid w:val="005C4571"/>
    <w:rsid w:val="005C54BE"/>
    <w:rsid w:val="005C584E"/>
    <w:rsid w:val="005C6830"/>
    <w:rsid w:val="005C6C23"/>
    <w:rsid w:val="005C6EA2"/>
    <w:rsid w:val="005C6F40"/>
    <w:rsid w:val="005C7027"/>
    <w:rsid w:val="005C71D6"/>
    <w:rsid w:val="005D0431"/>
    <w:rsid w:val="005D12FF"/>
    <w:rsid w:val="005D19AA"/>
    <w:rsid w:val="005D1DCF"/>
    <w:rsid w:val="005D486A"/>
    <w:rsid w:val="005D4E3B"/>
    <w:rsid w:val="005D4F26"/>
    <w:rsid w:val="005D5BB5"/>
    <w:rsid w:val="005D5E6E"/>
    <w:rsid w:val="005D63FB"/>
    <w:rsid w:val="005D7AB5"/>
    <w:rsid w:val="005E0CC4"/>
    <w:rsid w:val="005E1791"/>
    <w:rsid w:val="005E1901"/>
    <w:rsid w:val="005E1E15"/>
    <w:rsid w:val="005E1F69"/>
    <w:rsid w:val="005E28FE"/>
    <w:rsid w:val="005E2BEF"/>
    <w:rsid w:val="005E43B8"/>
    <w:rsid w:val="005E4E0B"/>
    <w:rsid w:val="005E5046"/>
    <w:rsid w:val="005E55F6"/>
    <w:rsid w:val="005E5C0C"/>
    <w:rsid w:val="005E63F2"/>
    <w:rsid w:val="005F0D4E"/>
    <w:rsid w:val="005F11D6"/>
    <w:rsid w:val="005F2703"/>
    <w:rsid w:val="005F29B4"/>
    <w:rsid w:val="005F2CB9"/>
    <w:rsid w:val="005F2DD0"/>
    <w:rsid w:val="005F58E2"/>
    <w:rsid w:val="005F5FE4"/>
    <w:rsid w:val="005F77F5"/>
    <w:rsid w:val="005F7CEE"/>
    <w:rsid w:val="006006D4"/>
    <w:rsid w:val="006008D9"/>
    <w:rsid w:val="00600976"/>
    <w:rsid w:val="00601E4A"/>
    <w:rsid w:val="00601FD5"/>
    <w:rsid w:val="0060284B"/>
    <w:rsid w:val="00603A8B"/>
    <w:rsid w:val="00603D47"/>
    <w:rsid w:val="006050F4"/>
    <w:rsid w:val="0060659A"/>
    <w:rsid w:val="00607869"/>
    <w:rsid w:val="00607D7B"/>
    <w:rsid w:val="0061103D"/>
    <w:rsid w:val="0061109F"/>
    <w:rsid w:val="00611670"/>
    <w:rsid w:val="00612104"/>
    <w:rsid w:val="00612695"/>
    <w:rsid w:val="00612B27"/>
    <w:rsid w:val="00612E67"/>
    <w:rsid w:val="00613716"/>
    <w:rsid w:val="00614467"/>
    <w:rsid w:val="006144CD"/>
    <w:rsid w:val="00614A42"/>
    <w:rsid w:val="00615A92"/>
    <w:rsid w:val="0061681F"/>
    <w:rsid w:val="00620F05"/>
    <w:rsid w:val="00622AA2"/>
    <w:rsid w:val="00622D17"/>
    <w:rsid w:val="006230CC"/>
    <w:rsid w:val="006235F2"/>
    <w:rsid w:val="006240BB"/>
    <w:rsid w:val="00624151"/>
    <w:rsid w:val="00624535"/>
    <w:rsid w:val="0062486F"/>
    <w:rsid w:val="00624CCE"/>
    <w:rsid w:val="00624FC9"/>
    <w:rsid w:val="006253E4"/>
    <w:rsid w:val="00625F43"/>
    <w:rsid w:val="006266F9"/>
    <w:rsid w:val="0062788D"/>
    <w:rsid w:val="0063008F"/>
    <w:rsid w:val="006309D3"/>
    <w:rsid w:val="006313EC"/>
    <w:rsid w:val="00632139"/>
    <w:rsid w:val="006326F0"/>
    <w:rsid w:val="00632F2F"/>
    <w:rsid w:val="00633509"/>
    <w:rsid w:val="00633798"/>
    <w:rsid w:val="00633BC2"/>
    <w:rsid w:val="00634628"/>
    <w:rsid w:val="00635416"/>
    <w:rsid w:val="0063638C"/>
    <w:rsid w:val="00636E4D"/>
    <w:rsid w:val="0063714C"/>
    <w:rsid w:val="00637638"/>
    <w:rsid w:val="00641ABE"/>
    <w:rsid w:val="00641FF3"/>
    <w:rsid w:val="00642066"/>
    <w:rsid w:val="006420F9"/>
    <w:rsid w:val="0064246F"/>
    <w:rsid w:val="00642D92"/>
    <w:rsid w:val="006433AA"/>
    <w:rsid w:val="006433B2"/>
    <w:rsid w:val="00643642"/>
    <w:rsid w:val="00644A92"/>
    <w:rsid w:val="0064532D"/>
    <w:rsid w:val="00650FA5"/>
    <w:rsid w:val="00651446"/>
    <w:rsid w:val="00652183"/>
    <w:rsid w:val="006524AB"/>
    <w:rsid w:val="00653C8A"/>
    <w:rsid w:val="00654065"/>
    <w:rsid w:val="00654A83"/>
    <w:rsid w:val="00654B12"/>
    <w:rsid w:val="00655A92"/>
    <w:rsid w:val="00656DDF"/>
    <w:rsid w:val="006570DE"/>
    <w:rsid w:val="006603CF"/>
    <w:rsid w:val="006627CF"/>
    <w:rsid w:val="00663A17"/>
    <w:rsid w:val="00664228"/>
    <w:rsid w:val="00664354"/>
    <w:rsid w:val="00664D7D"/>
    <w:rsid w:val="00664DC3"/>
    <w:rsid w:val="0066522B"/>
    <w:rsid w:val="00670495"/>
    <w:rsid w:val="0067055A"/>
    <w:rsid w:val="006716A2"/>
    <w:rsid w:val="0067229B"/>
    <w:rsid w:val="00673AE6"/>
    <w:rsid w:val="0067434C"/>
    <w:rsid w:val="00675A33"/>
    <w:rsid w:val="00675AEB"/>
    <w:rsid w:val="00675DFE"/>
    <w:rsid w:val="00676F06"/>
    <w:rsid w:val="006775EA"/>
    <w:rsid w:val="006776B8"/>
    <w:rsid w:val="00677D98"/>
    <w:rsid w:val="00680632"/>
    <w:rsid w:val="006813F7"/>
    <w:rsid w:val="00682766"/>
    <w:rsid w:val="00682926"/>
    <w:rsid w:val="00682A9B"/>
    <w:rsid w:val="00682DEF"/>
    <w:rsid w:val="00682E79"/>
    <w:rsid w:val="006831F1"/>
    <w:rsid w:val="006834F9"/>
    <w:rsid w:val="00683FB6"/>
    <w:rsid w:val="006840A9"/>
    <w:rsid w:val="0068588E"/>
    <w:rsid w:val="0068637C"/>
    <w:rsid w:val="0068686A"/>
    <w:rsid w:val="0068787C"/>
    <w:rsid w:val="00687907"/>
    <w:rsid w:val="00687B35"/>
    <w:rsid w:val="00687C2F"/>
    <w:rsid w:val="00690833"/>
    <w:rsid w:val="00690CD3"/>
    <w:rsid w:val="00693661"/>
    <w:rsid w:val="0069508C"/>
    <w:rsid w:val="006950A2"/>
    <w:rsid w:val="00695CD8"/>
    <w:rsid w:val="00696B52"/>
    <w:rsid w:val="00697106"/>
    <w:rsid w:val="0069747C"/>
    <w:rsid w:val="00697573"/>
    <w:rsid w:val="006A0B01"/>
    <w:rsid w:val="006A17E3"/>
    <w:rsid w:val="006A2853"/>
    <w:rsid w:val="006A2893"/>
    <w:rsid w:val="006A2DB5"/>
    <w:rsid w:val="006A37B9"/>
    <w:rsid w:val="006A4DEF"/>
    <w:rsid w:val="006A5033"/>
    <w:rsid w:val="006A52B7"/>
    <w:rsid w:val="006A5FEA"/>
    <w:rsid w:val="006A6ED4"/>
    <w:rsid w:val="006A7657"/>
    <w:rsid w:val="006A78AD"/>
    <w:rsid w:val="006A78EC"/>
    <w:rsid w:val="006B0452"/>
    <w:rsid w:val="006B15D9"/>
    <w:rsid w:val="006B1600"/>
    <w:rsid w:val="006B19D3"/>
    <w:rsid w:val="006B2B81"/>
    <w:rsid w:val="006B2E4B"/>
    <w:rsid w:val="006B3C82"/>
    <w:rsid w:val="006B4A39"/>
    <w:rsid w:val="006B55DA"/>
    <w:rsid w:val="006B5C6D"/>
    <w:rsid w:val="006B69D6"/>
    <w:rsid w:val="006B7CA2"/>
    <w:rsid w:val="006C0849"/>
    <w:rsid w:val="006C11B1"/>
    <w:rsid w:val="006C1A1A"/>
    <w:rsid w:val="006C1BC4"/>
    <w:rsid w:val="006C22DA"/>
    <w:rsid w:val="006C3132"/>
    <w:rsid w:val="006C401A"/>
    <w:rsid w:val="006C45CF"/>
    <w:rsid w:val="006C5593"/>
    <w:rsid w:val="006C56BE"/>
    <w:rsid w:val="006C56F0"/>
    <w:rsid w:val="006C5C1F"/>
    <w:rsid w:val="006C6670"/>
    <w:rsid w:val="006C6E93"/>
    <w:rsid w:val="006C7027"/>
    <w:rsid w:val="006C73FE"/>
    <w:rsid w:val="006C751F"/>
    <w:rsid w:val="006C7D7C"/>
    <w:rsid w:val="006C7E13"/>
    <w:rsid w:val="006D0154"/>
    <w:rsid w:val="006D0D25"/>
    <w:rsid w:val="006D2AFA"/>
    <w:rsid w:val="006D3CE6"/>
    <w:rsid w:val="006D4EF9"/>
    <w:rsid w:val="006D4F5B"/>
    <w:rsid w:val="006D6028"/>
    <w:rsid w:val="006D6200"/>
    <w:rsid w:val="006D750E"/>
    <w:rsid w:val="006D7C22"/>
    <w:rsid w:val="006E0127"/>
    <w:rsid w:val="006E0CB7"/>
    <w:rsid w:val="006E0CD0"/>
    <w:rsid w:val="006E0CF7"/>
    <w:rsid w:val="006E128A"/>
    <w:rsid w:val="006E1B9C"/>
    <w:rsid w:val="006E439D"/>
    <w:rsid w:val="006E553F"/>
    <w:rsid w:val="006E728E"/>
    <w:rsid w:val="006F06E2"/>
    <w:rsid w:val="006F0BCA"/>
    <w:rsid w:val="006F1CD6"/>
    <w:rsid w:val="006F27E5"/>
    <w:rsid w:val="006F28AB"/>
    <w:rsid w:val="006F2C5D"/>
    <w:rsid w:val="006F2F0F"/>
    <w:rsid w:val="006F576E"/>
    <w:rsid w:val="006F5FD4"/>
    <w:rsid w:val="006F7211"/>
    <w:rsid w:val="006F75D6"/>
    <w:rsid w:val="006F79A5"/>
    <w:rsid w:val="006F7B23"/>
    <w:rsid w:val="006F7E03"/>
    <w:rsid w:val="00700323"/>
    <w:rsid w:val="007005EC"/>
    <w:rsid w:val="007011C1"/>
    <w:rsid w:val="007013C7"/>
    <w:rsid w:val="0070327C"/>
    <w:rsid w:val="007035D3"/>
    <w:rsid w:val="007037B7"/>
    <w:rsid w:val="007039DC"/>
    <w:rsid w:val="00704BD4"/>
    <w:rsid w:val="00704D6E"/>
    <w:rsid w:val="00704FB0"/>
    <w:rsid w:val="00705A68"/>
    <w:rsid w:val="007101D1"/>
    <w:rsid w:val="00710622"/>
    <w:rsid w:val="00710B2A"/>
    <w:rsid w:val="00713367"/>
    <w:rsid w:val="007133B6"/>
    <w:rsid w:val="007134AE"/>
    <w:rsid w:val="0071359D"/>
    <w:rsid w:val="00713A64"/>
    <w:rsid w:val="0071400E"/>
    <w:rsid w:val="007140BA"/>
    <w:rsid w:val="0071412B"/>
    <w:rsid w:val="0071463D"/>
    <w:rsid w:val="007147CB"/>
    <w:rsid w:val="00714D37"/>
    <w:rsid w:val="00714F4B"/>
    <w:rsid w:val="0071518C"/>
    <w:rsid w:val="007163DC"/>
    <w:rsid w:val="00716EAF"/>
    <w:rsid w:val="007209C1"/>
    <w:rsid w:val="00720C3C"/>
    <w:rsid w:val="00721AC9"/>
    <w:rsid w:val="007233AD"/>
    <w:rsid w:val="00723826"/>
    <w:rsid w:val="007243D7"/>
    <w:rsid w:val="00725101"/>
    <w:rsid w:val="0072533C"/>
    <w:rsid w:val="0072561D"/>
    <w:rsid w:val="00725EE5"/>
    <w:rsid w:val="00725F4B"/>
    <w:rsid w:val="0072685D"/>
    <w:rsid w:val="007268A7"/>
    <w:rsid w:val="00727383"/>
    <w:rsid w:val="00727B14"/>
    <w:rsid w:val="00727CE9"/>
    <w:rsid w:val="00727CEC"/>
    <w:rsid w:val="007302FE"/>
    <w:rsid w:val="00730CBD"/>
    <w:rsid w:val="00730E5E"/>
    <w:rsid w:val="007312C3"/>
    <w:rsid w:val="00731332"/>
    <w:rsid w:val="007314E0"/>
    <w:rsid w:val="00731F3F"/>
    <w:rsid w:val="007324E3"/>
    <w:rsid w:val="00732644"/>
    <w:rsid w:val="00732E0C"/>
    <w:rsid w:val="00732FFD"/>
    <w:rsid w:val="007332E4"/>
    <w:rsid w:val="00734F3E"/>
    <w:rsid w:val="00735D5F"/>
    <w:rsid w:val="00736FB9"/>
    <w:rsid w:val="0073715C"/>
    <w:rsid w:val="00737399"/>
    <w:rsid w:val="0074045E"/>
    <w:rsid w:val="00740D88"/>
    <w:rsid w:val="0074168C"/>
    <w:rsid w:val="00741E3E"/>
    <w:rsid w:val="00741F48"/>
    <w:rsid w:val="0074337D"/>
    <w:rsid w:val="00744D43"/>
    <w:rsid w:val="00745F6F"/>
    <w:rsid w:val="00746DAA"/>
    <w:rsid w:val="00747CB3"/>
    <w:rsid w:val="00747EE2"/>
    <w:rsid w:val="007502B8"/>
    <w:rsid w:val="00750CD4"/>
    <w:rsid w:val="00752432"/>
    <w:rsid w:val="007531F3"/>
    <w:rsid w:val="00753965"/>
    <w:rsid w:val="00753FAC"/>
    <w:rsid w:val="00754BFE"/>
    <w:rsid w:val="00755920"/>
    <w:rsid w:val="00755C53"/>
    <w:rsid w:val="007566FF"/>
    <w:rsid w:val="00756AE9"/>
    <w:rsid w:val="007573A5"/>
    <w:rsid w:val="00757760"/>
    <w:rsid w:val="00760B43"/>
    <w:rsid w:val="00760EF3"/>
    <w:rsid w:val="00761859"/>
    <w:rsid w:val="007619AF"/>
    <w:rsid w:val="00762436"/>
    <w:rsid w:val="0076266A"/>
    <w:rsid w:val="007627A3"/>
    <w:rsid w:val="0076320B"/>
    <w:rsid w:val="00764B74"/>
    <w:rsid w:val="00764EE6"/>
    <w:rsid w:val="00765329"/>
    <w:rsid w:val="00765BD9"/>
    <w:rsid w:val="00766357"/>
    <w:rsid w:val="0076641A"/>
    <w:rsid w:val="00766928"/>
    <w:rsid w:val="00766A7F"/>
    <w:rsid w:val="007671CA"/>
    <w:rsid w:val="00767C1F"/>
    <w:rsid w:val="00771FFB"/>
    <w:rsid w:val="007722FF"/>
    <w:rsid w:val="00772E1F"/>
    <w:rsid w:val="00774066"/>
    <w:rsid w:val="0077461E"/>
    <w:rsid w:val="00774D4A"/>
    <w:rsid w:val="00775357"/>
    <w:rsid w:val="00775E8D"/>
    <w:rsid w:val="00775F01"/>
    <w:rsid w:val="00775F49"/>
    <w:rsid w:val="00780A72"/>
    <w:rsid w:val="00781209"/>
    <w:rsid w:val="00781756"/>
    <w:rsid w:val="00781A96"/>
    <w:rsid w:val="00782099"/>
    <w:rsid w:val="00782320"/>
    <w:rsid w:val="007823DF"/>
    <w:rsid w:val="00783C6D"/>
    <w:rsid w:val="00784038"/>
    <w:rsid w:val="0078501E"/>
    <w:rsid w:val="0078558E"/>
    <w:rsid w:val="00785C09"/>
    <w:rsid w:val="00787849"/>
    <w:rsid w:val="00787E7F"/>
    <w:rsid w:val="00787E92"/>
    <w:rsid w:val="00790C0C"/>
    <w:rsid w:val="00790C80"/>
    <w:rsid w:val="007913C6"/>
    <w:rsid w:val="00791431"/>
    <w:rsid w:val="00791861"/>
    <w:rsid w:val="00791EB0"/>
    <w:rsid w:val="007922C0"/>
    <w:rsid w:val="00794738"/>
    <w:rsid w:val="007949F8"/>
    <w:rsid w:val="00794AD0"/>
    <w:rsid w:val="00794E8A"/>
    <w:rsid w:val="00794EAC"/>
    <w:rsid w:val="00794EFB"/>
    <w:rsid w:val="00795DE5"/>
    <w:rsid w:val="00795E16"/>
    <w:rsid w:val="0079643D"/>
    <w:rsid w:val="00796F35"/>
    <w:rsid w:val="00797D6F"/>
    <w:rsid w:val="00797FC9"/>
    <w:rsid w:val="007A0DA0"/>
    <w:rsid w:val="007A14E0"/>
    <w:rsid w:val="007A1E5E"/>
    <w:rsid w:val="007A2533"/>
    <w:rsid w:val="007A2950"/>
    <w:rsid w:val="007A2DB9"/>
    <w:rsid w:val="007A45D2"/>
    <w:rsid w:val="007A4B71"/>
    <w:rsid w:val="007A5038"/>
    <w:rsid w:val="007A52EC"/>
    <w:rsid w:val="007A578B"/>
    <w:rsid w:val="007A5FF7"/>
    <w:rsid w:val="007A6954"/>
    <w:rsid w:val="007A6FC3"/>
    <w:rsid w:val="007A70E6"/>
    <w:rsid w:val="007A72A8"/>
    <w:rsid w:val="007A74FB"/>
    <w:rsid w:val="007A7794"/>
    <w:rsid w:val="007B166C"/>
    <w:rsid w:val="007B22E3"/>
    <w:rsid w:val="007B2599"/>
    <w:rsid w:val="007B2841"/>
    <w:rsid w:val="007B2A84"/>
    <w:rsid w:val="007B2FEE"/>
    <w:rsid w:val="007B34F1"/>
    <w:rsid w:val="007B3A6F"/>
    <w:rsid w:val="007B45D9"/>
    <w:rsid w:val="007B4A12"/>
    <w:rsid w:val="007B4ACF"/>
    <w:rsid w:val="007B5D39"/>
    <w:rsid w:val="007B62E3"/>
    <w:rsid w:val="007B64DC"/>
    <w:rsid w:val="007B678C"/>
    <w:rsid w:val="007B6A90"/>
    <w:rsid w:val="007C08D1"/>
    <w:rsid w:val="007C1560"/>
    <w:rsid w:val="007C1716"/>
    <w:rsid w:val="007C2A9F"/>
    <w:rsid w:val="007C2DA8"/>
    <w:rsid w:val="007C372B"/>
    <w:rsid w:val="007C3A27"/>
    <w:rsid w:val="007C40E0"/>
    <w:rsid w:val="007C48C8"/>
    <w:rsid w:val="007C5590"/>
    <w:rsid w:val="007C5C8D"/>
    <w:rsid w:val="007C5FB0"/>
    <w:rsid w:val="007C6341"/>
    <w:rsid w:val="007C6A4C"/>
    <w:rsid w:val="007C6BBD"/>
    <w:rsid w:val="007C70B1"/>
    <w:rsid w:val="007C71A4"/>
    <w:rsid w:val="007C7726"/>
    <w:rsid w:val="007D0BB2"/>
    <w:rsid w:val="007D0E8F"/>
    <w:rsid w:val="007D0FBE"/>
    <w:rsid w:val="007D1EE6"/>
    <w:rsid w:val="007D1FC4"/>
    <w:rsid w:val="007D29FE"/>
    <w:rsid w:val="007D3810"/>
    <w:rsid w:val="007D389B"/>
    <w:rsid w:val="007D3BFB"/>
    <w:rsid w:val="007D456F"/>
    <w:rsid w:val="007D4625"/>
    <w:rsid w:val="007D56A5"/>
    <w:rsid w:val="007D63D1"/>
    <w:rsid w:val="007D646C"/>
    <w:rsid w:val="007D66B5"/>
    <w:rsid w:val="007D70B9"/>
    <w:rsid w:val="007E02F3"/>
    <w:rsid w:val="007E06B4"/>
    <w:rsid w:val="007E1A4C"/>
    <w:rsid w:val="007E48F8"/>
    <w:rsid w:val="007E509B"/>
    <w:rsid w:val="007E50E5"/>
    <w:rsid w:val="007E64EC"/>
    <w:rsid w:val="007E6804"/>
    <w:rsid w:val="007E6C6B"/>
    <w:rsid w:val="007E6EC7"/>
    <w:rsid w:val="007E7D34"/>
    <w:rsid w:val="007E7FA2"/>
    <w:rsid w:val="007F40D2"/>
    <w:rsid w:val="007F6DAF"/>
    <w:rsid w:val="007F7283"/>
    <w:rsid w:val="007F7698"/>
    <w:rsid w:val="007F7A2A"/>
    <w:rsid w:val="008000C7"/>
    <w:rsid w:val="0080016C"/>
    <w:rsid w:val="0080020D"/>
    <w:rsid w:val="008025EB"/>
    <w:rsid w:val="008027E8"/>
    <w:rsid w:val="00802D3D"/>
    <w:rsid w:val="008041B3"/>
    <w:rsid w:val="00804F9B"/>
    <w:rsid w:val="008053D6"/>
    <w:rsid w:val="00805ABB"/>
    <w:rsid w:val="00806FF6"/>
    <w:rsid w:val="0081174B"/>
    <w:rsid w:val="00811A6C"/>
    <w:rsid w:val="00811BE1"/>
    <w:rsid w:val="0081254A"/>
    <w:rsid w:val="00813F73"/>
    <w:rsid w:val="0081429D"/>
    <w:rsid w:val="008168D9"/>
    <w:rsid w:val="00816AB5"/>
    <w:rsid w:val="00816F59"/>
    <w:rsid w:val="008178B1"/>
    <w:rsid w:val="00820BA2"/>
    <w:rsid w:val="00821184"/>
    <w:rsid w:val="008232B3"/>
    <w:rsid w:val="008235D6"/>
    <w:rsid w:val="0082363D"/>
    <w:rsid w:val="00823EC1"/>
    <w:rsid w:val="0082400B"/>
    <w:rsid w:val="00826071"/>
    <w:rsid w:val="00827033"/>
    <w:rsid w:val="008319C1"/>
    <w:rsid w:val="008320AC"/>
    <w:rsid w:val="0083216E"/>
    <w:rsid w:val="00833252"/>
    <w:rsid w:val="00833A8C"/>
    <w:rsid w:val="00833C0B"/>
    <w:rsid w:val="00833FFB"/>
    <w:rsid w:val="008349A4"/>
    <w:rsid w:val="00834E67"/>
    <w:rsid w:val="00835D85"/>
    <w:rsid w:val="00836049"/>
    <w:rsid w:val="008364A6"/>
    <w:rsid w:val="008366D2"/>
    <w:rsid w:val="008408C1"/>
    <w:rsid w:val="008439B1"/>
    <w:rsid w:val="0084540F"/>
    <w:rsid w:val="00846F2E"/>
    <w:rsid w:val="008471FC"/>
    <w:rsid w:val="00847908"/>
    <w:rsid w:val="00847B60"/>
    <w:rsid w:val="00850DE1"/>
    <w:rsid w:val="00850E86"/>
    <w:rsid w:val="00850ECD"/>
    <w:rsid w:val="008511F3"/>
    <w:rsid w:val="008513ED"/>
    <w:rsid w:val="00851DE9"/>
    <w:rsid w:val="0085287E"/>
    <w:rsid w:val="008528D5"/>
    <w:rsid w:val="00852DDB"/>
    <w:rsid w:val="0085302A"/>
    <w:rsid w:val="008549AA"/>
    <w:rsid w:val="00855003"/>
    <w:rsid w:val="00856C6A"/>
    <w:rsid w:val="0085700A"/>
    <w:rsid w:val="00857C7E"/>
    <w:rsid w:val="00857F66"/>
    <w:rsid w:val="0086124F"/>
    <w:rsid w:val="00862CF8"/>
    <w:rsid w:val="00863042"/>
    <w:rsid w:val="00863536"/>
    <w:rsid w:val="00863D53"/>
    <w:rsid w:val="008642E9"/>
    <w:rsid w:val="00864C33"/>
    <w:rsid w:val="00865047"/>
    <w:rsid w:val="0086516E"/>
    <w:rsid w:val="008652BD"/>
    <w:rsid w:val="008655EA"/>
    <w:rsid w:val="00866581"/>
    <w:rsid w:val="00866979"/>
    <w:rsid w:val="00866C7C"/>
    <w:rsid w:val="00867DE6"/>
    <w:rsid w:val="00870859"/>
    <w:rsid w:val="0087104F"/>
    <w:rsid w:val="008713AA"/>
    <w:rsid w:val="00871466"/>
    <w:rsid w:val="00871682"/>
    <w:rsid w:val="00871C16"/>
    <w:rsid w:val="00872080"/>
    <w:rsid w:val="008722F5"/>
    <w:rsid w:val="00872DEA"/>
    <w:rsid w:val="00873438"/>
    <w:rsid w:val="00873698"/>
    <w:rsid w:val="00873C21"/>
    <w:rsid w:val="00873C4E"/>
    <w:rsid w:val="00874783"/>
    <w:rsid w:val="0087572F"/>
    <w:rsid w:val="00876150"/>
    <w:rsid w:val="008765E1"/>
    <w:rsid w:val="00881771"/>
    <w:rsid w:val="0088221B"/>
    <w:rsid w:val="0088272C"/>
    <w:rsid w:val="0088333B"/>
    <w:rsid w:val="008835E2"/>
    <w:rsid w:val="008838C9"/>
    <w:rsid w:val="0088508E"/>
    <w:rsid w:val="00885899"/>
    <w:rsid w:val="00886E62"/>
    <w:rsid w:val="00886F1B"/>
    <w:rsid w:val="00890DCF"/>
    <w:rsid w:val="008915A5"/>
    <w:rsid w:val="00892505"/>
    <w:rsid w:val="00892EBC"/>
    <w:rsid w:val="0089388E"/>
    <w:rsid w:val="0089420B"/>
    <w:rsid w:val="00895243"/>
    <w:rsid w:val="00895E74"/>
    <w:rsid w:val="00895FE7"/>
    <w:rsid w:val="008965AB"/>
    <w:rsid w:val="008968F6"/>
    <w:rsid w:val="00897886"/>
    <w:rsid w:val="00897940"/>
    <w:rsid w:val="00897A88"/>
    <w:rsid w:val="008A03A9"/>
    <w:rsid w:val="008A04D1"/>
    <w:rsid w:val="008A1184"/>
    <w:rsid w:val="008A12E2"/>
    <w:rsid w:val="008A2379"/>
    <w:rsid w:val="008A2ACA"/>
    <w:rsid w:val="008A36B4"/>
    <w:rsid w:val="008A484A"/>
    <w:rsid w:val="008A5529"/>
    <w:rsid w:val="008A6627"/>
    <w:rsid w:val="008A6859"/>
    <w:rsid w:val="008A6C2C"/>
    <w:rsid w:val="008A7246"/>
    <w:rsid w:val="008B0911"/>
    <w:rsid w:val="008B1477"/>
    <w:rsid w:val="008B1D06"/>
    <w:rsid w:val="008B476F"/>
    <w:rsid w:val="008B5647"/>
    <w:rsid w:val="008B5CB6"/>
    <w:rsid w:val="008B6997"/>
    <w:rsid w:val="008B72F6"/>
    <w:rsid w:val="008B7691"/>
    <w:rsid w:val="008B7BD9"/>
    <w:rsid w:val="008B7C35"/>
    <w:rsid w:val="008B7D0C"/>
    <w:rsid w:val="008B7EC1"/>
    <w:rsid w:val="008C01C8"/>
    <w:rsid w:val="008C0A67"/>
    <w:rsid w:val="008C0E77"/>
    <w:rsid w:val="008C1C5F"/>
    <w:rsid w:val="008C1E17"/>
    <w:rsid w:val="008C3A63"/>
    <w:rsid w:val="008C51EC"/>
    <w:rsid w:val="008C5461"/>
    <w:rsid w:val="008C559F"/>
    <w:rsid w:val="008C5C31"/>
    <w:rsid w:val="008C6007"/>
    <w:rsid w:val="008C687B"/>
    <w:rsid w:val="008D05D0"/>
    <w:rsid w:val="008D06D4"/>
    <w:rsid w:val="008D0998"/>
    <w:rsid w:val="008D1795"/>
    <w:rsid w:val="008D269F"/>
    <w:rsid w:val="008D2D32"/>
    <w:rsid w:val="008D399D"/>
    <w:rsid w:val="008D3CF6"/>
    <w:rsid w:val="008D5F19"/>
    <w:rsid w:val="008D71E8"/>
    <w:rsid w:val="008D71EC"/>
    <w:rsid w:val="008D7441"/>
    <w:rsid w:val="008D74C1"/>
    <w:rsid w:val="008D7535"/>
    <w:rsid w:val="008E0280"/>
    <w:rsid w:val="008E03BD"/>
    <w:rsid w:val="008E1311"/>
    <w:rsid w:val="008E14F7"/>
    <w:rsid w:val="008E1A62"/>
    <w:rsid w:val="008E1DA6"/>
    <w:rsid w:val="008E2853"/>
    <w:rsid w:val="008E2AA6"/>
    <w:rsid w:val="008E3594"/>
    <w:rsid w:val="008E3781"/>
    <w:rsid w:val="008E39DC"/>
    <w:rsid w:val="008E3B51"/>
    <w:rsid w:val="008E3EE2"/>
    <w:rsid w:val="008E43F6"/>
    <w:rsid w:val="008E5C84"/>
    <w:rsid w:val="008E6915"/>
    <w:rsid w:val="008E71EB"/>
    <w:rsid w:val="008E7505"/>
    <w:rsid w:val="008E785C"/>
    <w:rsid w:val="008E7B88"/>
    <w:rsid w:val="008F16BD"/>
    <w:rsid w:val="008F3064"/>
    <w:rsid w:val="008F31EB"/>
    <w:rsid w:val="008F33D3"/>
    <w:rsid w:val="008F35E3"/>
    <w:rsid w:val="008F3641"/>
    <w:rsid w:val="008F3897"/>
    <w:rsid w:val="008F5517"/>
    <w:rsid w:val="008F56F2"/>
    <w:rsid w:val="008F58A2"/>
    <w:rsid w:val="008F6671"/>
    <w:rsid w:val="00901A6B"/>
    <w:rsid w:val="0090213F"/>
    <w:rsid w:val="00903CE8"/>
    <w:rsid w:val="009057DF"/>
    <w:rsid w:val="00906038"/>
    <w:rsid w:val="00906AE7"/>
    <w:rsid w:val="00907F25"/>
    <w:rsid w:val="009107B2"/>
    <w:rsid w:val="00911C18"/>
    <w:rsid w:val="00911DC1"/>
    <w:rsid w:val="00912175"/>
    <w:rsid w:val="00912871"/>
    <w:rsid w:val="00913E8B"/>
    <w:rsid w:val="00914867"/>
    <w:rsid w:val="00914F14"/>
    <w:rsid w:val="0091513B"/>
    <w:rsid w:val="0091593E"/>
    <w:rsid w:val="00915E1E"/>
    <w:rsid w:val="00915F3C"/>
    <w:rsid w:val="00916E57"/>
    <w:rsid w:val="009205F2"/>
    <w:rsid w:val="00920FA1"/>
    <w:rsid w:val="0092124B"/>
    <w:rsid w:val="00921EC2"/>
    <w:rsid w:val="00922889"/>
    <w:rsid w:val="009230D0"/>
    <w:rsid w:val="0092421C"/>
    <w:rsid w:val="009243F5"/>
    <w:rsid w:val="009244AE"/>
    <w:rsid w:val="00924671"/>
    <w:rsid w:val="0092476A"/>
    <w:rsid w:val="009247F5"/>
    <w:rsid w:val="009248C0"/>
    <w:rsid w:val="00924B8F"/>
    <w:rsid w:val="00924DDA"/>
    <w:rsid w:val="00924FEF"/>
    <w:rsid w:val="00926881"/>
    <w:rsid w:val="009272CA"/>
    <w:rsid w:val="0093093B"/>
    <w:rsid w:val="00930A1D"/>
    <w:rsid w:val="00931194"/>
    <w:rsid w:val="00931D75"/>
    <w:rsid w:val="009321D2"/>
    <w:rsid w:val="00934D0A"/>
    <w:rsid w:val="00935A8B"/>
    <w:rsid w:val="00935C95"/>
    <w:rsid w:val="009361D1"/>
    <w:rsid w:val="009364D8"/>
    <w:rsid w:val="00936ED5"/>
    <w:rsid w:val="00940A5C"/>
    <w:rsid w:val="0094254B"/>
    <w:rsid w:val="009427A8"/>
    <w:rsid w:val="00942B23"/>
    <w:rsid w:val="0094416E"/>
    <w:rsid w:val="00944897"/>
    <w:rsid w:val="00945246"/>
    <w:rsid w:val="00945AAA"/>
    <w:rsid w:val="00947273"/>
    <w:rsid w:val="00947403"/>
    <w:rsid w:val="0095065F"/>
    <w:rsid w:val="00951BD3"/>
    <w:rsid w:val="009523FC"/>
    <w:rsid w:val="0095255F"/>
    <w:rsid w:val="009533B3"/>
    <w:rsid w:val="00953515"/>
    <w:rsid w:val="009549E6"/>
    <w:rsid w:val="00954AF9"/>
    <w:rsid w:val="009555D1"/>
    <w:rsid w:val="00956035"/>
    <w:rsid w:val="009606D8"/>
    <w:rsid w:val="009609A3"/>
    <w:rsid w:val="0096166A"/>
    <w:rsid w:val="009621AF"/>
    <w:rsid w:val="00962B95"/>
    <w:rsid w:val="009630EB"/>
    <w:rsid w:val="009644E2"/>
    <w:rsid w:val="0096465B"/>
    <w:rsid w:val="009655A5"/>
    <w:rsid w:val="00965FB4"/>
    <w:rsid w:val="00970147"/>
    <w:rsid w:val="00970A2E"/>
    <w:rsid w:val="00970B1B"/>
    <w:rsid w:val="00971B70"/>
    <w:rsid w:val="0097209F"/>
    <w:rsid w:val="00972326"/>
    <w:rsid w:val="00972337"/>
    <w:rsid w:val="00972FAD"/>
    <w:rsid w:val="0097386D"/>
    <w:rsid w:val="009742DD"/>
    <w:rsid w:val="009742FB"/>
    <w:rsid w:val="009748DA"/>
    <w:rsid w:val="009749AA"/>
    <w:rsid w:val="0097516F"/>
    <w:rsid w:val="00975495"/>
    <w:rsid w:val="00975F93"/>
    <w:rsid w:val="0097618B"/>
    <w:rsid w:val="00976C21"/>
    <w:rsid w:val="00976C54"/>
    <w:rsid w:val="00976EF4"/>
    <w:rsid w:val="00977060"/>
    <w:rsid w:val="0097747F"/>
    <w:rsid w:val="00977904"/>
    <w:rsid w:val="00977FDE"/>
    <w:rsid w:val="00980191"/>
    <w:rsid w:val="00980441"/>
    <w:rsid w:val="009805FD"/>
    <w:rsid w:val="009808BC"/>
    <w:rsid w:val="00981FCF"/>
    <w:rsid w:val="009824DA"/>
    <w:rsid w:val="00983439"/>
    <w:rsid w:val="009836C1"/>
    <w:rsid w:val="00984185"/>
    <w:rsid w:val="00984575"/>
    <w:rsid w:val="0098513A"/>
    <w:rsid w:val="009859AE"/>
    <w:rsid w:val="00985FD3"/>
    <w:rsid w:val="00986424"/>
    <w:rsid w:val="009870AA"/>
    <w:rsid w:val="009878BB"/>
    <w:rsid w:val="00987FB4"/>
    <w:rsid w:val="00991360"/>
    <w:rsid w:val="00991DA7"/>
    <w:rsid w:val="009939E3"/>
    <w:rsid w:val="00994987"/>
    <w:rsid w:val="00994BEC"/>
    <w:rsid w:val="00995866"/>
    <w:rsid w:val="00996940"/>
    <w:rsid w:val="00996C5A"/>
    <w:rsid w:val="009A0AD1"/>
    <w:rsid w:val="009A1CA7"/>
    <w:rsid w:val="009A29ED"/>
    <w:rsid w:val="009A2CD9"/>
    <w:rsid w:val="009A2DDA"/>
    <w:rsid w:val="009A308F"/>
    <w:rsid w:val="009A3489"/>
    <w:rsid w:val="009A3589"/>
    <w:rsid w:val="009A3ED0"/>
    <w:rsid w:val="009A496C"/>
    <w:rsid w:val="009A5EFD"/>
    <w:rsid w:val="009A621C"/>
    <w:rsid w:val="009A6338"/>
    <w:rsid w:val="009A6959"/>
    <w:rsid w:val="009A6A20"/>
    <w:rsid w:val="009A6C91"/>
    <w:rsid w:val="009A6E34"/>
    <w:rsid w:val="009B0EED"/>
    <w:rsid w:val="009B22CE"/>
    <w:rsid w:val="009B299B"/>
    <w:rsid w:val="009B3637"/>
    <w:rsid w:val="009B46D2"/>
    <w:rsid w:val="009B5274"/>
    <w:rsid w:val="009B5937"/>
    <w:rsid w:val="009B5B9E"/>
    <w:rsid w:val="009B5E46"/>
    <w:rsid w:val="009B6BE2"/>
    <w:rsid w:val="009B73DD"/>
    <w:rsid w:val="009B7800"/>
    <w:rsid w:val="009B7D73"/>
    <w:rsid w:val="009C007D"/>
    <w:rsid w:val="009C01A6"/>
    <w:rsid w:val="009C040F"/>
    <w:rsid w:val="009C0863"/>
    <w:rsid w:val="009C105B"/>
    <w:rsid w:val="009C1C3B"/>
    <w:rsid w:val="009C21A5"/>
    <w:rsid w:val="009C2519"/>
    <w:rsid w:val="009C2CA5"/>
    <w:rsid w:val="009C3DA5"/>
    <w:rsid w:val="009C408A"/>
    <w:rsid w:val="009C40F0"/>
    <w:rsid w:val="009C5CB4"/>
    <w:rsid w:val="009C6FD0"/>
    <w:rsid w:val="009C763B"/>
    <w:rsid w:val="009D0226"/>
    <w:rsid w:val="009D244B"/>
    <w:rsid w:val="009D2677"/>
    <w:rsid w:val="009D3A08"/>
    <w:rsid w:val="009D3F06"/>
    <w:rsid w:val="009D3FC2"/>
    <w:rsid w:val="009D4CBC"/>
    <w:rsid w:val="009D6161"/>
    <w:rsid w:val="009D6D7A"/>
    <w:rsid w:val="009D7068"/>
    <w:rsid w:val="009D70A1"/>
    <w:rsid w:val="009D710E"/>
    <w:rsid w:val="009D7ECB"/>
    <w:rsid w:val="009E0980"/>
    <w:rsid w:val="009E0A77"/>
    <w:rsid w:val="009E2860"/>
    <w:rsid w:val="009E3144"/>
    <w:rsid w:val="009E31CD"/>
    <w:rsid w:val="009E3332"/>
    <w:rsid w:val="009E5414"/>
    <w:rsid w:val="009E6151"/>
    <w:rsid w:val="009E7472"/>
    <w:rsid w:val="009E7A32"/>
    <w:rsid w:val="009F037E"/>
    <w:rsid w:val="009F03E0"/>
    <w:rsid w:val="009F067F"/>
    <w:rsid w:val="009F0864"/>
    <w:rsid w:val="009F1899"/>
    <w:rsid w:val="009F1BC7"/>
    <w:rsid w:val="009F1D3F"/>
    <w:rsid w:val="009F1E1C"/>
    <w:rsid w:val="009F2440"/>
    <w:rsid w:val="009F2910"/>
    <w:rsid w:val="009F2C03"/>
    <w:rsid w:val="009F33AE"/>
    <w:rsid w:val="009F3591"/>
    <w:rsid w:val="009F39AF"/>
    <w:rsid w:val="009F422D"/>
    <w:rsid w:val="009F5514"/>
    <w:rsid w:val="009F5981"/>
    <w:rsid w:val="009F6FBF"/>
    <w:rsid w:val="009F7621"/>
    <w:rsid w:val="009F7D9E"/>
    <w:rsid w:val="00A00BD0"/>
    <w:rsid w:val="00A00BDA"/>
    <w:rsid w:val="00A00F24"/>
    <w:rsid w:val="00A020EF"/>
    <w:rsid w:val="00A02239"/>
    <w:rsid w:val="00A024C1"/>
    <w:rsid w:val="00A03247"/>
    <w:rsid w:val="00A03EBE"/>
    <w:rsid w:val="00A044E5"/>
    <w:rsid w:val="00A04812"/>
    <w:rsid w:val="00A055BE"/>
    <w:rsid w:val="00A05A78"/>
    <w:rsid w:val="00A05AA5"/>
    <w:rsid w:val="00A06070"/>
    <w:rsid w:val="00A0756B"/>
    <w:rsid w:val="00A07F04"/>
    <w:rsid w:val="00A11724"/>
    <w:rsid w:val="00A123ED"/>
    <w:rsid w:val="00A13385"/>
    <w:rsid w:val="00A134D2"/>
    <w:rsid w:val="00A144A1"/>
    <w:rsid w:val="00A1531B"/>
    <w:rsid w:val="00A1612D"/>
    <w:rsid w:val="00A16C01"/>
    <w:rsid w:val="00A17916"/>
    <w:rsid w:val="00A20889"/>
    <w:rsid w:val="00A208D7"/>
    <w:rsid w:val="00A20935"/>
    <w:rsid w:val="00A21482"/>
    <w:rsid w:val="00A21572"/>
    <w:rsid w:val="00A21670"/>
    <w:rsid w:val="00A2253B"/>
    <w:rsid w:val="00A230A6"/>
    <w:rsid w:val="00A25232"/>
    <w:rsid w:val="00A26CE3"/>
    <w:rsid w:val="00A273C0"/>
    <w:rsid w:val="00A306F7"/>
    <w:rsid w:val="00A3127D"/>
    <w:rsid w:val="00A3194D"/>
    <w:rsid w:val="00A3200C"/>
    <w:rsid w:val="00A32097"/>
    <w:rsid w:val="00A32306"/>
    <w:rsid w:val="00A32956"/>
    <w:rsid w:val="00A33017"/>
    <w:rsid w:val="00A33161"/>
    <w:rsid w:val="00A33450"/>
    <w:rsid w:val="00A3345B"/>
    <w:rsid w:val="00A33F16"/>
    <w:rsid w:val="00A344D7"/>
    <w:rsid w:val="00A34B65"/>
    <w:rsid w:val="00A35830"/>
    <w:rsid w:val="00A363A0"/>
    <w:rsid w:val="00A36792"/>
    <w:rsid w:val="00A36C82"/>
    <w:rsid w:val="00A37326"/>
    <w:rsid w:val="00A3758D"/>
    <w:rsid w:val="00A37A05"/>
    <w:rsid w:val="00A40226"/>
    <w:rsid w:val="00A40720"/>
    <w:rsid w:val="00A407C6"/>
    <w:rsid w:val="00A427E7"/>
    <w:rsid w:val="00A429CA"/>
    <w:rsid w:val="00A4394D"/>
    <w:rsid w:val="00A43A4E"/>
    <w:rsid w:val="00A44B38"/>
    <w:rsid w:val="00A44B6D"/>
    <w:rsid w:val="00A45A00"/>
    <w:rsid w:val="00A469CB"/>
    <w:rsid w:val="00A46DA1"/>
    <w:rsid w:val="00A4722A"/>
    <w:rsid w:val="00A473B8"/>
    <w:rsid w:val="00A47E4F"/>
    <w:rsid w:val="00A50690"/>
    <w:rsid w:val="00A50A16"/>
    <w:rsid w:val="00A50DC3"/>
    <w:rsid w:val="00A50EC9"/>
    <w:rsid w:val="00A521A5"/>
    <w:rsid w:val="00A52A3E"/>
    <w:rsid w:val="00A53513"/>
    <w:rsid w:val="00A5357E"/>
    <w:rsid w:val="00A5396E"/>
    <w:rsid w:val="00A5478F"/>
    <w:rsid w:val="00A54F97"/>
    <w:rsid w:val="00A55370"/>
    <w:rsid w:val="00A5570A"/>
    <w:rsid w:val="00A55DBA"/>
    <w:rsid w:val="00A56163"/>
    <w:rsid w:val="00A57374"/>
    <w:rsid w:val="00A57832"/>
    <w:rsid w:val="00A57E13"/>
    <w:rsid w:val="00A57FF0"/>
    <w:rsid w:val="00A6000B"/>
    <w:rsid w:val="00A6042A"/>
    <w:rsid w:val="00A616E5"/>
    <w:rsid w:val="00A62385"/>
    <w:rsid w:val="00A64D43"/>
    <w:rsid w:val="00A654AC"/>
    <w:rsid w:val="00A66B29"/>
    <w:rsid w:val="00A66E01"/>
    <w:rsid w:val="00A67AC7"/>
    <w:rsid w:val="00A67C9F"/>
    <w:rsid w:val="00A700B8"/>
    <w:rsid w:val="00A70FD0"/>
    <w:rsid w:val="00A732AB"/>
    <w:rsid w:val="00A74067"/>
    <w:rsid w:val="00A74200"/>
    <w:rsid w:val="00A74431"/>
    <w:rsid w:val="00A800EC"/>
    <w:rsid w:val="00A8149C"/>
    <w:rsid w:val="00A816D1"/>
    <w:rsid w:val="00A82861"/>
    <w:rsid w:val="00A82F11"/>
    <w:rsid w:val="00A83203"/>
    <w:rsid w:val="00A8425F"/>
    <w:rsid w:val="00A84A50"/>
    <w:rsid w:val="00A84F5F"/>
    <w:rsid w:val="00A855E4"/>
    <w:rsid w:val="00A859FA"/>
    <w:rsid w:val="00A86624"/>
    <w:rsid w:val="00A86E7B"/>
    <w:rsid w:val="00A86FF9"/>
    <w:rsid w:val="00A873E9"/>
    <w:rsid w:val="00A87FFC"/>
    <w:rsid w:val="00A90C65"/>
    <w:rsid w:val="00A90D27"/>
    <w:rsid w:val="00A91226"/>
    <w:rsid w:val="00A919F3"/>
    <w:rsid w:val="00A934D4"/>
    <w:rsid w:val="00A94090"/>
    <w:rsid w:val="00A9484D"/>
    <w:rsid w:val="00A95B27"/>
    <w:rsid w:val="00A95C23"/>
    <w:rsid w:val="00A962B4"/>
    <w:rsid w:val="00A965ED"/>
    <w:rsid w:val="00A96CB1"/>
    <w:rsid w:val="00A96D97"/>
    <w:rsid w:val="00A96EB6"/>
    <w:rsid w:val="00AA0B5D"/>
    <w:rsid w:val="00AA166A"/>
    <w:rsid w:val="00AA252F"/>
    <w:rsid w:val="00AA2900"/>
    <w:rsid w:val="00AA2A6E"/>
    <w:rsid w:val="00AA2AA3"/>
    <w:rsid w:val="00AA2DE4"/>
    <w:rsid w:val="00AA30A1"/>
    <w:rsid w:val="00AA3824"/>
    <w:rsid w:val="00AA3840"/>
    <w:rsid w:val="00AA5CC6"/>
    <w:rsid w:val="00AA5D99"/>
    <w:rsid w:val="00AA6311"/>
    <w:rsid w:val="00AA689A"/>
    <w:rsid w:val="00AA693C"/>
    <w:rsid w:val="00AA6E8C"/>
    <w:rsid w:val="00AB060E"/>
    <w:rsid w:val="00AB1101"/>
    <w:rsid w:val="00AB189E"/>
    <w:rsid w:val="00AB25DD"/>
    <w:rsid w:val="00AB476B"/>
    <w:rsid w:val="00AB4ACC"/>
    <w:rsid w:val="00AB4CF7"/>
    <w:rsid w:val="00AB4D0D"/>
    <w:rsid w:val="00AB5C6B"/>
    <w:rsid w:val="00AB5CD0"/>
    <w:rsid w:val="00AB5D58"/>
    <w:rsid w:val="00AB5F78"/>
    <w:rsid w:val="00AB68F5"/>
    <w:rsid w:val="00AB690D"/>
    <w:rsid w:val="00AB70DB"/>
    <w:rsid w:val="00AB7996"/>
    <w:rsid w:val="00AC0217"/>
    <w:rsid w:val="00AC0388"/>
    <w:rsid w:val="00AC0961"/>
    <w:rsid w:val="00AC0A36"/>
    <w:rsid w:val="00AC19CE"/>
    <w:rsid w:val="00AC2DE8"/>
    <w:rsid w:val="00AC381A"/>
    <w:rsid w:val="00AC38E1"/>
    <w:rsid w:val="00AC3A1C"/>
    <w:rsid w:val="00AC46E0"/>
    <w:rsid w:val="00AC4C66"/>
    <w:rsid w:val="00AC5030"/>
    <w:rsid w:val="00AC620E"/>
    <w:rsid w:val="00AC66FE"/>
    <w:rsid w:val="00AC7512"/>
    <w:rsid w:val="00AC75A3"/>
    <w:rsid w:val="00AC783E"/>
    <w:rsid w:val="00AC7B60"/>
    <w:rsid w:val="00AC7C53"/>
    <w:rsid w:val="00AC7E42"/>
    <w:rsid w:val="00AD1FB2"/>
    <w:rsid w:val="00AD3036"/>
    <w:rsid w:val="00AD33AC"/>
    <w:rsid w:val="00AD401F"/>
    <w:rsid w:val="00AD4566"/>
    <w:rsid w:val="00AD5014"/>
    <w:rsid w:val="00AD517E"/>
    <w:rsid w:val="00AD5878"/>
    <w:rsid w:val="00AD65FE"/>
    <w:rsid w:val="00AD7240"/>
    <w:rsid w:val="00AD78FC"/>
    <w:rsid w:val="00AD7D42"/>
    <w:rsid w:val="00AE19B5"/>
    <w:rsid w:val="00AE2822"/>
    <w:rsid w:val="00AE2E36"/>
    <w:rsid w:val="00AE39E2"/>
    <w:rsid w:val="00AE51EC"/>
    <w:rsid w:val="00AE5F04"/>
    <w:rsid w:val="00AE6CB3"/>
    <w:rsid w:val="00AE73E7"/>
    <w:rsid w:val="00AE76AC"/>
    <w:rsid w:val="00AF0E0F"/>
    <w:rsid w:val="00AF15D7"/>
    <w:rsid w:val="00AF1F15"/>
    <w:rsid w:val="00AF2F86"/>
    <w:rsid w:val="00AF35C4"/>
    <w:rsid w:val="00AF381A"/>
    <w:rsid w:val="00AF38C5"/>
    <w:rsid w:val="00AF444B"/>
    <w:rsid w:val="00AF573D"/>
    <w:rsid w:val="00AF6038"/>
    <w:rsid w:val="00AF612A"/>
    <w:rsid w:val="00AF702F"/>
    <w:rsid w:val="00B0100F"/>
    <w:rsid w:val="00B0247D"/>
    <w:rsid w:val="00B02D9C"/>
    <w:rsid w:val="00B03883"/>
    <w:rsid w:val="00B03D31"/>
    <w:rsid w:val="00B04822"/>
    <w:rsid w:val="00B0499B"/>
    <w:rsid w:val="00B0786E"/>
    <w:rsid w:val="00B07BFE"/>
    <w:rsid w:val="00B07E71"/>
    <w:rsid w:val="00B109CA"/>
    <w:rsid w:val="00B10F73"/>
    <w:rsid w:val="00B113A3"/>
    <w:rsid w:val="00B11606"/>
    <w:rsid w:val="00B1188C"/>
    <w:rsid w:val="00B12430"/>
    <w:rsid w:val="00B1287C"/>
    <w:rsid w:val="00B13FD9"/>
    <w:rsid w:val="00B14DE8"/>
    <w:rsid w:val="00B16DD3"/>
    <w:rsid w:val="00B17A74"/>
    <w:rsid w:val="00B200A6"/>
    <w:rsid w:val="00B2045E"/>
    <w:rsid w:val="00B213FF"/>
    <w:rsid w:val="00B21494"/>
    <w:rsid w:val="00B21CD0"/>
    <w:rsid w:val="00B22021"/>
    <w:rsid w:val="00B22D7C"/>
    <w:rsid w:val="00B237BA"/>
    <w:rsid w:val="00B24795"/>
    <w:rsid w:val="00B24A1F"/>
    <w:rsid w:val="00B25D81"/>
    <w:rsid w:val="00B262CF"/>
    <w:rsid w:val="00B26FD1"/>
    <w:rsid w:val="00B27764"/>
    <w:rsid w:val="00B27893"/>
    <w:rsid w:val="00B27BED"/>
    <w:rsid w:val="00B305C6"/>
    <w:rsid w:val="00B30E4C"/>
    <w:rsid w:val="00B31580"/>
    <w:rsid w:val="00B31B72"/>
    <w:rsid w:val="00B32686"/>
    <w:rsid w:val="00B32940"/>
    <w:rsid w:val="00B34415"/>
    <w:rsid w:val="00B34858"/>
    <w:rsid w:val="00B34DAD"/>
    <w:rsid w:val="00B34E99"/>
    <w:rsid w:val="00B35064"/>
    <w:rsid w:val="00B352F5"/>
    <w:rsid w:val="00B35CA3"/>
    <w:rsid w:val="00B35F29"/>
    <w:rsid w:val="00B361D2"/>
    <w:rsid w:val="00B3652F"/>
    <w:rsid w:val="00B37951"/>
    <w:rsid w:val="00B379DD"/>
    <w:rsid w:val="00B37B87"/>
    <w:rsid w:val="00B37BF9"/>
    <w:rsid w:val="00B37C47"/>
    <w:rsid w:val="00B40410"/>
    <w:rsid w:val="00B40928"/>
    <w:rsid w:val="00B417A3"/>
    <w:rsid w:val="00B418EE"/>
    <w:rsid w:val="00B419C9"/>
    <w:rsid w:val="00B419F3"/>
    <w:rsid w:val="00B41B81"/>
    <w:rsid w:val="00B41F59"/>
    <w:rsid w:val="00B4207E"/>
    <w:rsid w:val="00B43807"/>
    <w:rsid w:val="00B44350"/>
    <w:rsid w:val="00B44424"/>
    <w:rsid w:val="00B459FE"/>
    <w:rsid w:val="00B45DE6"/>
    <w:rsid w:val="00B46BF2"/>
    <w:rsid w:val="00B4727F"/>
    <w:rsid w:val="00B4772B"/>
    <w:rsid w:val="00B47ACB"/>
    <w:rsid w:val="00B502A3"/>
    <w:rsid w:val="00B50FFD"/>
    <w:rsid w:val="00B51D98"/>
    <w:rsid w:val="00B5223D"/>
    <w:rsid w:val="00B5240C"/>
    <w:rsid w:val="00B52A73"/>
    <w:rsid w:val="00B536B8"/>
    <w:rsid w:val="00B53A7F"/>
    <w:rsid w:val="00B53DDE"/>
    <w:rsid w:val="00B544C4"/>
    <w:rsid w:val="00B5450B"/>
    <w:rsid w:val="00B54965"/>
    <w:rsid w:val="00B55157"/>
    <w:rsid w:val="00B5515D"/>
    <w:rsid w:val="00B55532"/>
    <w:rsid w:val="00B55A67"/>
    <w:rsid w:val="00B563CE"/>
    <w:rsid w:val="00B56C73"/>
    <w:rsid w:val="00B570BF"/>
    <w:rsid w:val="00B571C4"/>
    <w:rsid w:val="00B57808"/>
    <w:rsid w:val="00B57C3B"/>
    <w:rsid w:val="00B60215"/>
    <w:rsid w:val="00B60A7D"/>
    <w:rsid w:val="00B617E0"/>
    <w:rsid w:val="00B61D8C"/>
    <w:rsid w:val="00B63607"/>
    <w:rsid w:val="00B641E5"/>
    <w:rsid w:val="00B657FB"/>
    <w:rsid w:val="00B65F6E"/>
    <w:rsid w:val="00B672C9"/>
    <w:rsid w:val="00B67BCA"/>
    <w:rsid w:val="00B705A1"/>
    <w:rsid w:val="00B70A64"/>
    <w:rsid w:val="00B70CDF"/>
    <w:rsid w:val="00B71239"/>
    <w:rsid w:val="00B71F28"/>
    <w:rsid w:val="00B759D1"/>
    <w:rsid w:val="00B75B09"/>
    <w:rsid w:val="00B76A2D"/>
    <w:rsid w:val="00B77588"/>
    <w:rsid w:val="00B803B7"/>
    <w:rsid w:val="00B80728"/>
    <w:rsid w:val="00B82F46"/>
    <w:rsid w:val="00B83CD7"/>
    <w:rsid w:val="00B83D32"/>
    <w:rsid w:val="00B8587D"/>
    <w:rsid w:val="00B868D2"/>
    <w:rsid w:val="00B87B4F"/>
    <w:rsid w:val="00B910E4"/>
    <w:rsid w:val="00B9184E"/>
    <w:rsid w:val="00B918ED"/>
    <w:rsid w:val="00B92506"/>
    <w:rsid w:val="00B92748"/>
    <w:rsid w:val="00B92D7B"/>
    <w:rsid w:val="00B930A3"/>
    <w:rsid w:val="00B9339B"/>
    <w:rsid w:val="00B94713"/>
    <w:rsid w:val="00B94883"/>
    <w:rsid w:val="00B94F59"/>
    <w:rsid w:val="00B95672"/>
    <w:rsid w:val="00B959DB"/>
    <w:rsid w:val="00B95DC2"/>
    <w:rsid w:val="00B962E1"/>
    <w:rsid w:val="00B96433"/>
    <w:rsid w:val="00B96D5E"/>
    <w:rsid w:val="00B97609"/>
    <w:rsid w:val="00BA030B"/>
    <w:rsid w:val="00BA09E3"/>
    <w:rsid w:val="00BA0DFD"/>
    <w:rsid w:val="00BA1492"/>
    <w:rsid w:val="00BA14BF"/>
    <w:rsid w:val="00BA16FB"/>
    <w:rsid w:val="00BA21EE"/>
    <w:rsid w:val="00BA24F4"/>
    <w:rsid w:val="00BA3781"/>
    <w:rsid w:val="00BA3F41"/>
    <w:rsid w:val="00BA3F49"/>
    <w:rsid w:val="00BA4DFD"/>
    <w:rsid w:val="00BA4EC5"/>
    <w:rsid w:val="00BA64E9"/>
    <w:rsid w:val="00BA6600"/>
    <w:rsid w:val="00BA696A"/>
    <w:rsid w:val="00BA6D10"/>
    <w:rsid w:val="00BA77BE"/>
    <w:rsid w:val="00BA783E"/>
    <w:rsid w:val="00BB073A"/>
    <w:rsid w:val="00BB18D8"/>
    <w:rsid w:val="00BB194E"/>
    <w:rsid w:val="00BB19D4"/>
    <w:rsid w:val="00BB1A0F"/>
    <w:rsid w:val="00BB1E43"/>
    <w:rsid w:val="00BB20B5"/>
    <w:rsid w:val="00BB2AEC"/>
    <w:rsid w:val="00BB37BC"/>
    <w:rsid w:val="00BB4477"/>
    <w:rsid w:val="00BB44D1"/>
    <w:rsid w:val="00BB4804"/>
    <w:rsid w:val="00BB4939"/>
    <w:rsid w:val="00BB588F"/>
    <w:rsid w:val="00BB65AF"/>
    <w:rsid w:val="00BB6F9E"/>
    <w:rsid w:val="00BB7BFA"/>
    <w:rsid w:val="00BC0BD0"/>
    <w:rsid w:val="00BC0C0D"/>
    <w:rsid w:val="00BC11C7"/>
    <w:rsid w:val="00BC1BD7"/>
    <w:rsid w:val="00BC1F41"/>
    <w:rsid w:val="00BC29C8"/>
    <w:rsid w:val="00BC2B71"/>
    <w:rsid w:val="00BC30DC"/>
    <w:rsid w:val="00BC39FA"/>
    <w:rsid w:val="00BC4068"/>
    <w:rsid w:val="00BC447C"/>
    <w:rsid w:val="00BC62DF"/>
    <w:rsid w:val="00BC63AE"/>
    <w:rsid w:val="00BD1215"/>
    <w:rsid w:val="00BD1822"/>
    <w:rsid w:val="00BD1C09"/>
    <w:rsid w:val="00BD330B"/>
    <w:rsid w:val="00BD34A6"/>
    <w:rsid w:val="00BD5E77"/>
    <w:rsid w:val="00BD6B9A"/>
    <w:rsid w:val="00BD75D1"/>
    <w:rsid w:val="00BD7E3F"/>
    <w:rsid w:val="00BE0791"/>
    <w:rsid w:val="00BE0CBC"/>
    <w:rsid w:val="00BE0EB3"/>
    <w:rsid w:val="00BE1BDF"/>
    <w:rsid w:val="00BE27A5"/>
    <w:rsid w:val="00BE3FF6"/>
    <w:rsid w:val="00BE4129"/>
    <w:rsid w:val="00BE5DF7"/>
    <w:rsid w:val="00BE62F0"/>
    <w:rsid w:val="00BE648E"/>
    <w:rsid w:val="00BE6610"/>
    <w:rsid w:val="00BE6B6E"/>
    <w:rsid w:val="00BE7E3C"/>
    <w:rsid w:val="00BF07EC"/>
    <w:rsid w:val="00BF1DE0"/>
    <w:rsid w:val="00BF2830"/>
    <w:rsid w:val="00BF3395"/>
    <w:rsid w:val="00BF339C"/>
    <w:rsid w:val="00BF3600"/>
    <w:rsid w:val="00BF3BD3"/>
    <w:rsid w:val="00BF4E05"/>
    <w:rsid w:val="00C022C0"/>
    <w:rsid w:val="00C02581"/>
    <w:rsid w:val="00C0279A"/>
    <w:rsid w:val="00C028C9"/>
    <w:rsid w:val="00C02BB2"/>
    <w:rsid w:val="00C03828"/>
    <w:rsid w:val="00C03851"/>
    <w:rsid w:val="00C04C9F"/>
    <w:rsid w:val="00C0568D"/>
    <w:rsid w:val="00C0642D"/>
    <w:rsid w:val="00C07377"/>
    <w:rsid w:val="00C07B87"/>
    <w:rsid w:val="00C10FE0"/>
    <w:rsid w:val="00C1114F"/>
    <w:rsid w:val="00C1338E"/>
    <w:rsid w:val="00C13EB5"/>
    <w:rsid w:val="00C14EA2"/>
    <w:rsid w:val="00C152ED"/>
    <w:rsid w:val="00C15458"/>
    <w:rsid w:val="00C15C2E"/>
    <w:rsid w:val="00C16902"/>
    <w:rsid w:val="00C20DEE"/>
    <w:rsid w:val="00C21D29"/>
    <w:rsid w:val="00C22B53"/>
    <w:rsid w:val="00C22BB7"/>
    <w:rsid w:val="00C22E1F"/>
    <w:rsid w:val="00C22F5B"/>
    <w:rsid w:val="00C23164"/>
    <w:rsid w:val="00C23470"/>
    <w:rsid w:val="00C237FA"/>
    <w:rsid w:val="00C23807"/>
    <w:rsid w:val="00C23A0B"/>
    <w:rsid w:val="00C24036"/>
    <w:rsid w:val="00C24937"/>
    <w:rsid w:val="00C24D9D"/>
    <w:rsid w:val="00C25312"/>
    <w:rsid w:val="00C254AA"/>
    <w:rsid w:val="00C26318"/>
    <w:rsid w:val="00C2657B"/>
    <w:rsid w:val="00C2685F"/>
    <w:rsid w:val="00C26C6B"/>
    <w:rsid w:val="00C2785A"/>
    <w:rsid w:val="00C27C41"/>
    <w:rsid w:val="00C304A9"/>
    <w:rsid w:val="00C309E6"/>
    <w:rsid w:val="00C30A61"/>
    <w:rsid w:val="00C30C8E"/>
    <w:rsid w:val="00C30E90"/>
    <w:rsid w:val="00C32590"/>
    <w:rsid w:val="00C3288A"/>
    <w:rsid w:val="00C3356C"/>
    <w:rsid w:val="00C33A08"/>
    <w:rsid w:val="00C340CB"/>
    <w:rsid w:val="00C35558"/>
    <w:rsid w:val="00C35971"/>
    <w:rsid w:val="00C35C38"/>
    <w:rsid w:val="00C35D17"/>
    <w:rsid w:val="00C3646B"/>
    <w:rsid w:val="00C372DE"/>
    <w:rsid w:val="00C37B3B"/>
    <w:rsid w:val="00C40189"/>
    <w:rsid w:val="00C4054F"/>
    <w:rsid w:val="00C412EB"/>
    <w:rsid w:val="00C45C35"/>
    <w:rsid w:val="00C473BB"/>
    <w:rsid w:val="00C47C25"/>
    <w:rsid w:val="00C5011D"/>
    <w:rsid w:val="00C50388"/>
    <w:rsid w:val="00C50829"/>
    <w:rsid w:val="00C50B29"/>
    <w:rsid w:val="00C518AE"/>
    <w:rsid w:val="00C51943"/>
    <w:rsid w:val="00C530D1"/>
    <w:rsid w:val="00C53CC7"/>
    <w:rsid w:val="00C55159"/>
    <w:rsid w:val="00C559D9"/>
    <w:rsid w:val="00C56008"/>
    <w:rsid w:val="00C56AC4"/>
    <w:rsid w:val="00C56F8E"/>
    <w:rsid w:val="00C572DE"/>
    <w:rsid w:val="00C57807"/>
    <w:rsid w:val="00C61023"/>
    <w:rsid w:val="00C61033"/>
    <w:rsid w:val="00C612CA"/>
    <w:rsid w:val="00C616CD"/>
    <w:rsid w:val="00C631E9"/>
    <w:rsid w:val="00C6374E"/>
    <w:rsid w:val="00C66378"/>
    <w:rsid w:val="00C663F4"/>
    <w:rsid w:val="00C66C5D"/>
    <w:rsid w:val="00C706F3"/>
    <w:rsid w:val="00C70ACD"/>
    <w:rsid w:val="00C70AF0"/>
    <w:rsid w:val="00C70D9C"/>
    <w:rsid w:val="00C7180C"/>
    <w:rsid w:val="00C7187D"/>
    <w:rsid w:val="00C723FB"/>
    <w:rsid w:val="00C73E9F"/>
    <w:rsid w:val="00C74C45"/>
    <w:rsid w:val="00C75589"/>
    <w:rsid w:val="00C76A94"/>
    <w:rsid w:val="00C8128A"/>
    <w:rsid w:val="00C81431"/>
    <w:rsid w:val="00C81ECD"/>
    <w:rsid w:val="00C82296"/>
    <w:rsid w:val="00C8235C"/>
    <w:rsid w:val="00C8332A"/>
    <w:rsid w:val="00C83690"/>
    <w:rsid w:val="00C83DB9"/>
    <w:rsid w:val="00C84AB8"/>
    <w:rsid w:val="00C85130"/>
    <w:rsid w:val="00C85C83"/>
    <w:rsid w:val="00C875D1"/>
    <w:rsid w:val="00C87852"/>
    <w:rsid w:val="00C87A32"/>
    <w:rsid w:val="00C908BF"/>
    <w:rsid w:val="00C91217"/>
    <w:rsid w:val="00C914D0"/>
    <w:rsid w:val="00C917CE"/>
    <w:rsid w:val="00C919A9"/>
    <w:rsid w:val="00C92756"/>
    <w:rsid w:val="00C92C67"/>
    <w:rsid w:val="00C92CEC"/>
    <w:rsid w:val="00C93A31"/>
    <w:rsid w:val="00C93DE3"/>
    <w:rsid w:val="00C9457D"/>
    <w:rsid w:val="00C951CE"/>
    <w:rsid w:val="00C95BFC"/>
    <w:rsid w:val="00C96635"/>
    <w:rsid w:val="00C966AF"/>
    <w:rsid w:val="00C96B72"/>
    <w:rsid w:val="00C976CE"/>
    <w:rsid w:val="00CA08B7"/>
    <w:rsid w:val="00CA0A89"/>
    <w:rsid w:val="00CA0AD1"/>
    <w:rsid w:val="00CA11B3"/>
    <w:rsid w:val="00CA377D"/>
    <w:rsid w:val="00CA40D7"/>
    <w:rsid w:val="00CA77F2"/>
    <w:rsid w:val="00CA793B"/>
    <w:rsid w:val="00CA7B1C"/>
    <w:rsid w:val="00CB0225"/>
    <w:rsid w:val="00CB04F1"/>
    <w:rsid w:val="00CB0D91"/>
    <w:rsid w:val="00CB1EFD"/>
    <w:rsid w:val="00CB26FD"/>
    <w:rsid w:val="00CB27A0"/>
    <w:rsid w:val="00CB2B92"/>
    <w:rsid w:val="00CB3DC4"/>
    <w:rsid w:val="00CB4845"/>
    <w:rsid w:val="00CB4DA6"/>
    <w:rsid w:val="00CB4F0D"/>
    <w:rsid w:val="00CB50DF"/>
    <w:rsid w:val="00CB611A"/>
    <w:rsid w:val="00CC0311"/>
    <w:rsid w:val="00CC0F42"/>
    <w:rsid w:val="00CC1A57"/>
    <w:rsid w:val="00CC222E"/>
    <w:rsid w:val="00CC3D87"/>
    <w:rsid w:val="00CC51B7"/>
    <w:rsid w:val="00CC557F"/>
    <w:rsid w:val="00CC6A33"/>
    <w:rsid w:val="00CC7420"/>
    <w:rsid w:val="00CD19F1"/>
    <w:rsid w:val="00CD20D5"/>
    <w:rsid w:val="00CD233A"/>
    <w:rsid w:val="00CD2740"/>
    <w:rsid w:val="00CD2B85"/>
    <w:rsid w:val="00CD3995"/>
    <w:rsid w:val="00CD3B73"/>
    <w:rsid w:val="00CD42BA"/>
    <w:rsid w:val="00CD45FA"/>
    <w:rsid w:val="00CD57AF"/>
    <w:rsid w:val="00CD6893"/>
    <w:rsid w:val="00CE0180"/>
    <w:rsid w:val="00CE1FBA"/>
    <w:rsid w:val="00CE30AD"/>
    <w:rsid w:val="00CE402B"/>
    <w:rsid w:val="00CE54EA"/>
    <w:rsid w:val="00CE59F7"/>
    <w:rsid w:val="00CE6534"/>
    <w:rsid w:val="00CE74E3"/>
    <w:rsid w:val="00CE7CAD"/>
    <w:rsid w:val="00CF03FC"/>
    <w:rsid w:val="00CF05B0"/>
    <w:rsid w:val="00CF0884"/>
    <w:rsid w:val="00CF1805"/>
    <w:rsid w:val="00CF27C7"/>
    <w:rsid w:val="00CF2DBC"/>
    <w:rsid w:val="00CF35F8"/>
    <w:rsid w:val="00CF395B"/>
    <w:rsid w:val="00CF42F0"/>
    <w:rsid w:val="00CF548D"/>
    <w:rsid w:val="00CF6282"/>
    <w:rsid w:val="00CF6F3A"/>
    <w:rsid w:val="00CF764D"/>
    <w:rsid w:val="00CF7EDF"/>
    <w:rsid w:val="00D0071F"/>
    <w:rsid w:val="00D015C0"/>
    <w:rsid w:val="00D020C0"/>
    <w:rsid w:val="00D021E2"/>
    <w:rsid w:val="00D02F1E"/>
    <w:rsid w:val="00D03A76"/>
    <w:rsid w:val="00D042BA"/>
    <w:rsid w:val="00D04802"/>
    <w:rsid w:val="00D05748"/>
    <w:rsid w:val="00D0608F"/>
    <w:rsid w:val="00D06A8A"/>
    <w:rsid w:val="00D074D2"/>
    <w:rsid w:val="00D07552"/>
    <w:rsid w:val="00D07883"/>
    <w:rsid w:val="00D07B09"/>
    <w:rsid w:val="00D07F6D"/>
    <w:rsid w:val="00D11173"/>
    <w:rsid w:val="00D11A06"/>
    <w:rsid w:val="00D1273D"/>
    <w:rsid w:val="00D1287B"/>
    <w:rsid w:val="00D12B19"/>
    <w:rsid w:val="00D13938"/>
    <w:rsid w:val="00D14BA2"/>
    <w:rsid w:val="00D163A1"/>
    <w:rsid w:val="00D165E8"/>
    <w:rsid w:val="00D178B2"/>
    <w:rsid w:val="00D178E2"/>
    <w:rsid w:val="00D2011B"/>
    <w:rsid w:val="00D20F60"/>
    <w:rsid w:val="00D21CA0"/>
    <w:rsid w:val="00D22B6A"/>
    <w:rsid w:val="00D239FF"/>
    <w:rsid w:val="00D23D4B"/>
    <w:rsid w:val="00D24F3E"/>
    <w:rsid w:val="00D24F70"/>
    <w:rsid w:val="00D26542"/>
    <w:rsid w:val="00D26756"/>
    <w:rsid w:val="00D27D99"/>
    <w:rsid w:val="00D315F2"/>
    <w:rsid w:val="00D3362E"/>
    <w:rsid w:val="00D33C03"/>
    <w:rsid w:val="00D34B07"/>
    <w:rsid w:val="00D35014"/>
    <w:rsid w:val="00D353AD"/>
    <w:rsid w:val="00D37181"/>
    <w:rsid w:val="00D37567"/>
    <w:rsid w:val="00D3757C"/>
    <w:rsid w:val="00D37D36"/>
    <w:rsid w:val="00D40680"/>
    <w:rsid w:val="00D40C02"/>
    <w:rsid w:val="00D40CC8"/>
    <w:rsid w:val="00D40DE4"/>
    <w:rsid w:val="00D41CD5"/>
    <w:rsid w:val="00D42469"/>
    <w:rsid w:val="00D42725"/>
    <w:rsid w:val="00D4371F"/>
    <w:rsid w:val="00D43BF5"/>
    <w:rsid w:val="00D448D1"/>
    <w:rsid w:val="00D449F5"/>
    <w:rsid w:val="00D45C91"/>
    <w:rsid w:val="00D4626B"/>
    <w:rsid w:val="00D46452"/>
    <w:rsid w:val="00D46ACA"/>
    <w:rsid w:val="00D46DAD"/>
    <w:rsid w:val="00D4769C"/>
    <w:rsid w:val="00D47FE0"/>
    <w:rsid w:val="00D52563"/>
    <w:rsid w:val="00D531C1"/>
    <w:rsid w:val="00D53E81"/>
    <w:rsid w:val="00D549CE"/>
    <w:rsid w:val="00D5564D"/>
    <w:rsid w:val="00D556C7"/>
    <w:rsid w:val="00D556E5"/>
    <w:rsid w:val="00D5585B"/>
    <w:rsid w:val="00D55BE2"/>
    <w:rsid w:val="00D565F0"/>
    <w:rsid w:val="00D56BCE"/>
    <w:rsid w:val="00D57B5A"/>
    <w:rsid w:val="00D57EAF"/>
    <w:rsid w:val="00D60604"/>
    <w:rsid w:val="00D6100D"/>
    <w:rsid w:val="00D61151"/>
    <w:rsid w:val="00D61CE8"/>
    <w:rsid w:val="00D62320"/>
    <w:rsid w:val="00D62471"/>
    <w:rsid w:val="00D63BFB"/>
    <w:rsid w:val="00D63DF2"/>
    <w:rsid w:val="00D64171"/>
    <w:rsid w:val="00D64B59"/>
    <w:rsid w:val="00D66655"/>
    <w:rsid w:val="00D66FBB"/>
    <w:rsid w:val="00D6764F"/>
    <w:rsid w:val="00D67A45"/>
    <w:rsid w:val="00D7093F"/>
    <w:rsid w:val="00D70A9F"/>
    <w:rsid w:val="00D70FE8"/>
    <w:rsid w:val="00D726B2"/>
    <w:rsid w:val="00D74215"/>
    <w:rsid w:val="00D74692"/>
    <w:rsid w:val="00D74747"/>
    <w:rsid w:val="00D759CA"/>
    <w:rsid w:val="00D75D95"/>
    <w:rsid w:val="00D764B3"/>
    <w:rsid w:val="00D77D06"/>
    <w:rsid w:val="00D8085A"/>
    <w:rsid w:val="00D8087C"/>
    <w:rsid w:val="00D80FC4"/>
    <w:rsid w:val="00D811DB"/>
    <w:rsid w:val="00D814DB"/>
    <w:rsid w:val="00D818A9"/>
    <w:rsid w:val="00D818B9"/>
    <w:rsid w:val="00D818C7"/>
    <w:rsid w:val="00D82624"/>
    <w:rsid w:val="00D8462C"/>
    <w:rsid w:val="00D84834"/>
    <w:rsid w:val="00D84D7F"/>
    <w:rsid w:val="00D8576C"/>
    <w:rsid w:val="00D85F38"/>
    <w:rsid w:val="00D87A09"/>
    <w:rsid w:val="00D87A6A"/>
    <w:rsid w:val="00D90794"/>
    <w:rsid w:val="00D9088A"/>
    <w:rsid w:val="00D90CF2"/>
    <w:rsid w:val="00D9286A"/>
    <w:rsid w:val="00D92C7F"/>
    <w:rsid w:val="00D931B8"/>
    <w:rsid w:val="00D93682"/>
    <w:rsid w:val="00D93BE0"/>
    <w:rsid w:val="00D93FB8"/>
    <w:rsid w:val="00D94837"/>
    <w:rsid w:val="00D94CD7"/>
    <w:rsid w:val="00D94D14"/>
    <w:rsid w:val="00D95686"/>
    <w:rsid w:val="00D9612B"/>
    <w:rsid w:val="00D967D0"/>
    <w:rsid w:val="00D96AE2"/>
    <w:rsid w:val="00D97205"/>
    <w:rsid w:val="00D979DA"/>
    <w:rsid w:val="00DA06CA"/>
    <w:rsid w:val="00DA0B01"/>
    <w:rsid w:val="00DA0C36"/>
    <w:rsid w:val="00DA129C"/>
    <w:rsid w:val="00DA1392"/>
    <w:rsid w:val="00DA1F6E"/>
    <w:rsid w:val="00DA2FDE"/>
    <w:rsid w:val="00DA3554"/>
    <w:rsid w:val="00DA3F5F"/>
    <w:rsid w:val="00DA4536"/>
    <w:rsid w:val="00DA5AF8"/>
    <w:rsid w:val="00DA645E"/>
    <w:rsid w:val="00DA658F"/>
    <w:rsid w:val="00DA6B57"/>
    <w:rsid w:val="00DB0832"/>
    <w:rsid w:val="00DB11E6"/>
    <w:rsid w:val="00DB41AC"/>
    <w:rsid w:val="00DB541A"/>
    <w:rsid w:val="00DB58A0"/>
    <w:rsid w:val="00DB5A11"/>
    <w:rsid w:val="00DB5A8A"/>
    <w:rsid w:val="00DB5ABF"/>
    <w:rsid w:val="00DB7878"/>
    <w:rsid w:val="00DC15DB"/>
    <w:rsid w:val="00DC16AB"/>
    <w:rsid w:val="00DC1E93"/>
    <w:rsid w:val="00DC219E"/>
    <w:rsid w:val="00DC247C"/>
    <w:rsid w:val="00DC3163"/>
    <w:rsid w:val="00DC3A57"/>
    <w:rsid w:val="00DC4B75"/>
    <w:rsid w:val="00DC4C97"/>
    <w:rsid w:val="00DC6346"/>
    <w:rsid w:val="00DC7CCD"/>
    <w:rsid w:val="00DD0A47"/>
    <w:rsid w:val="00DD0DC3"/>
    <w:rsid w:val="00DD1147"/>
    <w:rsid w:val="00DD1A05"/>
    <w:rsid w:val="00DD1B09"/>
    <w:rsid w:val="00DD1ECA"/>
    <w:rsid w:val="00DD413E"/>
    <w:rsid w:val="00DD5E0B"/>
    <w:rsid w:val="00DD77F6"/>
    <w:rsid w:val="00DD7EFB"/>
    <w:rsid w:val="00DE323F"/>
    <w:rsid w:val="00DE5598"/>
    <w:rsid w:val="00DE5ED4"/>
    <w:rsid w:val="00DE707A"/>
    <w:rsid w:val="00DE775B"/>
    <w:rsid w:val="00DF0A98"/>
    <w:rsid w:val="00DF1518"/>
    <w:rsid w:val="00DF17BC"/>
    <w:rsid w:val="00DF180B"/>
    <w:rsid w:val="00DF19A4"/>
    <w:rsid w:val="00DF2030"/>
    <w:rsid w:val="00DF22FC"/>
    <w:rsid w:val="00DF27A1"/>
    <w:rsid w:val="00DF2DDD"/>
    <w:rsid w:val="00DF304D"/>
    <w:rsid w:val="00DF368E"/>
    <w:rsid w:val="00DF48F0"/>
    <w:rsid w:val="00DF4AC8"/>
    <w:rsid w:val="00DF5D75"/>
    <w:rsid w:val="00DF64C8"/>
    <w:rsid w:val="00DF67C0"/>
    <w:rsid w:val="00E01329"/>
    <w:rsid w:val="00E01558"/>
    <w:rsid w:val="00E01768"/>
    <w:rsid w:val="00E01FA8"/>
    <w:rsid w:val="00E02472"/>
    <w:rsid w:val="00E026D2"/>
    <w:rsid w:val="00E03406"/>
    <w:rsid w:val="00E03C10"/>
    <w:rsid w:val="00E06DB9"/>
    <w:rsid w:val="00E06F35"/>
    <w:rsid w:val="00E07447"/>
    <w:rsid w:val="00E1022B"/>
    <w:rsid w:val="00E102D6"/>
    <w:rsid w:val="00E105ED"/>
    <w:rsid w:val="00E1079B"/>
    <w:rsid w:val="00E10C08"/>
    <w:rsid w:val="00E11EAC"/>
    <w:rsid w:val="00E12114"/>
    <w:rsid w:val="00E125A0"/>
    <w:rsid w:val="00E14051"/>
    <w:rsid w:val="00E14AE8"/>
    <w:rsid w:val="00E14B93"/>
    <w:rsid w:val="00E158CF"/>
    <w:rsid w:val="00E16EC3"/>
    <w:rsid w:val="00E1709E"/>
    <w:rsid w:val="00E17778"/>
    <w:rsid w:val="00E17C6A"/>
    <w:rsid w:val="00E17DE5"/>
    <w:rsid w:val="00E17E08"/>
    <w:rsid w:val="00E20179"/>
    <w:rsid w:val="00E208FE"/>
    <w:rsid w:val="00E20FCF"/>
    <w:rsid w:val="00E20FEA"/>
    <w:rsid w:val="00E2152E"/>
    <w:rsid w:val="00E2263C"/>
    <w:rsid w:val="00E2300B"/>
    <w:rsid w:val="00E232EF"/>
    <w:rsid w:val="00E233A7"/>
    <w:rsid w:val="00E23716"/>
    <w:rsid w:val="00E2415A"/>
    <w:rsid w:val="00E24F42"/>
    <w:rsid w:val="00E25517"/>
    <w:rsid w:val="00E256F5"/>
    <w:rsid w:val="00E26C89"/>
    <w:rsid w:val="00E27395"/>
    <w:rsid w:val="00E276CD"/>
    <w:rsid w:val="00E27829"/>
    <w:rsid w:val="00E27883"/>
    <w:rsid w:val="00E305D3"/>
    <w:rsid w:val="00E31FA2"/>
    <w:rsid w:val="00E32824"/>
    <w:rsid w:val="00E333EC"/>
    <w:rsid w:val="00E3457E"/>
    <w:rsid w:val="00E35C95"/>
    <w:rsid w:val="00E401FF"/>
    <w:rsid w:val="00E41496"/>
    <w:rsid w:val="00E417D9"/>
    <w:rsid w:val="00E41CC6"/>
    <w:rsid w:val="00E41D27"/>
    <w:rsid w:val="00E41FA8"/>
    <w:rsid w:val="00E42AAB"/>
    <w:rsid w:val="00E43F28"/>
    <w:rsid w:val="00E455D6"/>
    <w:rsid w:val="00E46928"/>
    <w:rsid w:val="00E46FC4"/>
    <w:rsid w:val="00E47225"/>
    <w:rsid w:val="00E47885"/>
    <w:rsid w:val="00E47ACA"/>
    <w:rsid w:val="00E47D60"/>
    <w:rsid w:val="00E51516"/>
    <w:rsid w:val="00E51524"/>
    <w:rsid w:val="00E515F0"/>
    <w:rsid w:val="00E5337C"/>
    <w:rsid w:val="00E534CF"/>
    <w:rsid w:val="00E53960"/>
    <w:rsid w:val="00E54C55"/>
    <w:rsid w:val="00E54D3B"/>
    <w:rsid w:val="00E54E39"/>
    <w:rsid w:val="00E5679B"/>
    <w:rsid w:val="00E57196"/>
    <w:rsid w:val="00E57AD8"/>
    <w:rsid w:val="00E601C7"/>
    <w:rsid w:val="00E60BDA"/>
    <w:rsid w:val="00E61D53"/>
    <w:rsid w:val="00E621DF"/>
    <w:rsid w:val="00E63163"/>
    <w:rsid w:val="00E6347D"/>
    <w:rsid w:val="00E63609"/>
    <w:rsid w:val="00E63D3E"/>
    <w:rsid w:val="00E6446E"/>
    <w:rsid w:val="00E64C5D"/>
    <w:rsid w:val="00E64D3F"/>
    <w:rsid w:val="00E6630C"/>
    <w:rsid w:val="00E66ED8"/>
    <w:rsid w:val="00E67603"/>
    <w:rsid w:val="00E7040F"/>
    <w:rsid w:val="00E70EE1"/>
    <w:rsid w:val="00E7142E"/>
    <w:rsid w:val="00E72AC6"/>
    <w:rsid w:val="00E72E86"/>
    <w:rsid w:val="00E73161"/>
    <w:rsid w:val="00E7344C"/>
    <w:rsid w:val="00E73679"/>
    <w:rsid w:val="00E74E07"/>
    <w:rsid w:val="00E755FF"/>
    <w:rsid w:val="00E75B52"/>
    <w:rsid w:val="00E76B31"/>
    <w:rsid w:val="00E8029F"/>
    <w:rsid w:val="00E80DCA"/>
    <w:rsid w:val="00E81E15"/>
    <w:rsid w:val="00E8263E"/>
    <w:rsid w:val="00E82735"/>
    <w:rsid w:val="00E83055"/>
    <w:rsid w:val="00E83189"/>
    <w:rsid w:val="00E8394A"/>
    <w:rsid w:val="00E83E00"/>
    <w:rsid w:val="00E846CF"/>
    <w:rsid w:val="00E84BBB"/>
    <w:rsid w:val="00E85306"/>
    <w:rsid w:val="00E85B53"/>
    <w:rsid w:val="00E86498"/>
    <w:rsid w:val="00E86C6F"/>
    <w:rsid w:val="00E86DC9"/>
    <w:rsid w:val="00E874C9"/>
    <w:rsid w:val="00E8773E"/>
    <w:rsid w:val="00E877A4"/>
    <w:rsid w:val="00E90E51"/>
    <w:rsid w:val="00E92511"/>
    <w:rsid w:val="00E93008"/>
    <w:rsid w:val="00E93193"/>
    <w:rsid w:val="00E9467E"/>
    <w:rsid w:val="00E94700"/>
    <w:rsid w:val="00E94B2C"/>
    <w:rsid w:val="00E95034"/>
    <w:rsid w:val="00E970D7"/>
    <w:rsid w:val="00E97383"/>
    <w:rsid w:val="00E97A53"/>
    <w:rsid w:val="00E97F49"/>
    <w:rsid w:val="00EA04AB"/>
    <w:rsid w:val="00EA15F7"/>
    <w:rsid w:val="00EA2350"/>
    <w:rsid w:val="00EA25BC"/>
    <w:rsid w:val="00EA280A"/>
    <w:rsid w:val="00EA2A20"/>
    <w:rsid w:val="00EA349B"/>
    <w:rsid w:val="00EA36BD"/>
    <w:rsid w:val="00EA3A0B"/>
    <w:rsid w:val="00EA3C3E"/>
    <w:rsid w:val="00EA4827"/>
    <w:rsid w:val="00EA4BF9"/>
    <w:rsid w:val="00EA4CD5"/>
    <w:rsid w:val="00EA5286"/>
    <w:rsid w:val="00EA57CA"/>
    <w:rsid w:val="00EA5B2B"/>
    <w:rsid w:val="00EA6112"/>
    <w:rsid w:val="00EA6E81"/>
    <w:rsid w:val="00EA6F1F"/>
    <w:rsid w:val="00EA7095"/>
    <w:rsid w:val="00EA70AD"/>
    <w:rsid w:val="00EA7309"/>
    <w:rsid w:val="00EA7362"/>
    <w:rsid w:val="00EB04B9"/>
    <w:rsid w:val="00EB1418"/>
    <w:rsid w:val="00EB1BF8"/>
    <w:rsid w:val="00EB1C58"/>
    <w:rsid w:val="00EB2658"/>
    <w:rsid w:val="00EB3901"/>
    <w:rsid w:val="00EB5D4C"/>
    <w:rsid w:val="00EB5DD0"/>
    <w:rsid w:val="00EB61BD"/>
    <w:rsid w:val="00EB69EB"/>
    <w:rsid w:val="00EC0638"/>
    <w:rsid w:val="00EC0750"/>
    <w:rsid w:val="00EC10E0"/>
    <w:rsid w:val="00EC12F6"/>
    <w:rsid w:val="00EC1313"/>
    <w:rsid w:val="00EC2B62"/>
    <w:rsid w:val="00EC372D"/>
    <w:rsid w:val="00EC399D"/>
    <w:rsid w:val="00EC54CB"/>
    <w:rsid w:val="00EC5606"/>
    <w:rsid w:val="00EC5D86"/>
    <w:rsid w:val="00EC600F"/>
    <w:rsid w:val="00EC6094"/>
    <w:rsid w:val="00ED1D21"/>
    <w:rsid w:val="00ED2600"/>
    <w:rsid w:val="00ED2E0A"/>
    <w:rsid w:val="00ED2F5B"/>
    <w:rsid w:val="00ED3131"/>
    <w:rsid w:val="00ED366D"/>
    <w:rsid w:val="00ED4055"/>
    <w:rsid w:val="00ED5005"/>
    <w:rsid w:val="00ED5997"/>
    <w:rsid w:val="00ED5C84"/>
    <w:rsid w:val="00ED6DE3"/>
    <w:rsid w:val="00ED6F1E"/>
    <w:rsid w:val="00ED7A0E"/>
    <w:rsid w:val="00EE11D3"/>
    <w:rsid w:val="00EE23F2"/>
    <w:rsid w:val="00EE3769"/>
    <w:rsid w:val="00EE3C97"/>
    <w:rsid w:val="00EE40C8"/>
    <w:rsid w:val="00EE41A0"/>
    <w:rsid w:val="00EE4DBE"/>
    <w:rsid w:val="00EE5492"/>
    <w:rsid w:val="00EE5734"/>
    <w:rsid w:val="00EE5B9C"/>
    <w:rsid w:val="00EE75C1"/>
    <w:rsid w:val="00EF12F9"/>
    <w:rsid w:val="00EF13D8"/>
    <w:rsid w:val="00EF16F5"/>
    <w:rsid w:val="00EF1DAB"/>
    <w:rsid w:val="00EF3558"/>
    <w:rsid w:val="00EF4400"/>
    <w:rsid w:val="00EF50F7"/>
    <w:rsid w:val="00EF5AB6"/>
    <w:rsid w:val="00EF5D34"/>
    <w:rsid w:val="00EF6F39"/>
    <w:rsid w:val="00EF7FAF"/>
    <w:rsid w:val="00F01A9B"/>
    <w:rsid w:val="00F01C40"/>
    <w:rsid w:val="00F01CE1"/>
    <w:rsid w:val="00F01E78"/>
    <w:rsid w:val="00F0365C"/>
    <w:rsid w:val="00F04896"/>
    <w:rsid w:val="00F04FDC"/>
    <w:rsid w:val="00F052C9"/>
    <w:rsid w:val="00F0531B"/>
    <w:rsid w:val="00F0678C"/>
    <w:rsid w:val="00F07950"/>
    <w:rsid w:val="00F1004F"/>
    <w:rsid w:val="00F10276"/>
    <w:rsid w:val="00F103BF"/>
    <w:rsid w:val="00F11D37"/>
    <w:rsid w:val="00F11F06"/>
    <w:rsid w:val="00F12B73"/>
    <w:rsid w:val="00F12DD8"/>
    <w:rsid w:val="00F13354"/>
    <w:rsid w:val="00F1350B"/>
    <w:rsid w:val="00F14CF5"/>
    <w:rsid w:val="00F15C27"/>
    <w:rsid w:val="00F15ED2"/>
    <w:rsid w:val="00F1640E"/>
    <w:rsid w:val="00F16EBB"/>
    <w:rsid w:val="00F171DF"/>
    <w:rsid w:val="00F1720E"/>
    <w:rsid w:val="00F20786"/>
    <w:rsid w:val="00F21A5C"/>
    <w:rsid w:val="00F22640"/>
    <w:rsid w:val="00F227A3"/>
    <w:rsid w:val="00F243D5"/>
    <w:rsid w:val="00F245A3"/>
    <w:rsid w:val="00F25A57"/>
    <w:rsid w:val="00F2622D"/>
    <w:rsid w:val="00F26900"/>
    <w:rsid w:val="00F27EB8"/>
    <w:rsid w:val="00F306B7"/>
    <w:rsid w:val="00F3086A"/>
    <w:rsid w:val="00F30D54"/>
    <w:rsid w:val="00F30ECA"/>
    <w:rsid w:val="00F30FB3"/>
    <w:rsid w:val="00F31222"/>
    <w:rsid w:val="00F3181C"/>
    <w:rsid w:val="00F3184C"/>
    <w:rsid w:val="00F31B8B"/>
    <w:rsid w:val="00F31EFB"/>
    <w:rsid w:val="00F31FC4"/>
    <w:rsid w:val="00F3203D"/>
    <w:rsid w:val="00F321FB"/>
    <w:rsid w:val="00F333E5"/>
    <w:rsid w:val="00F3402A"/>
    <w:rsid w:val="00F340BA"/>
    <w:rsid w:val="00F353CD"/>
    <w:rsid w:val="00F35821"/>
    <w:rsid w:val="00F3686F"/>
    <w:rsid w:val="00F377B6"/>
    <w:rsid w:val="00F37B64"/>
    <w:rsid w:val="00F37EDC"/>
    <w:rsid w:val="00F37F06"/>
    <w:rsid w:val="00F400A2"/>
    <w:rsid w:val="00F40957"/>
    <w:rsid w:val="00F40ED2"/>
    <w:rsid w:val="00F41613"/>
    <w:rsid w:val="00F42A81"/>
    <w:rsid w:val="00F42F65"/>
    <w:rsid w:val="00F42FF4"/>
    <w:rsid w:val="00F43BCE"/>
    <w:rsid w:val="00F43CD8"/>
    <w:rsid w:val="00F44CBA"/>
    <w:rsid w:val="00F45160"/>
    <w:rsid w:val="00F46D6C"/>
    <w:rsid w:val="00F4784F"/>
    <w:rsid w:val="00F47AD3"/>
    <w:rsid w:val="00F47D65"/>
    <w:rsid w:val="00F507BE"/>
    <w:rsid w:val="00F52901"/>
    <w:rsid w:val="00F52E37"/>
    <w:rsid w:val="00F548B9"/>
    <w:rsid w:val="00F5502F"/>
    <w:rsid w:val="00F55EEF"/>
    <w:rsid w:val="00F560AC"/>
    <w:rsid w:val="00F560BA"/>
    <w:rsid w:val="00F5624D"/>
    <w:rsid w:val="00F578AD"/>
    <w:rsid w:val="00F600A9"/>
    <w:rsid w:val="00F602AD"/>
    <w:rsid w:val="00F6036E"/>
    <w:rsid w:val="00F60541"/>
    <w:rsid w:val="00F61114"/>
    <w:rsid w:val="00F61285"/>
    <w:rsid w:val="00F61A4E"/>
    <w:rsid w:val="00F61DAF"/>
    <w:rsid w:val="00F633F6"/>
    <w:rsid w:val="00F6493D"/>
    <w:rsid w:val="00F64FBB"/>
    <w:rsid w:val="00F658B5"/>
    <w:rsid w:val="00F66163"/>
    <w:rsid w:val="00F66EA7"/>
    <w:rsid w:val="00F702C1"/>
    <w:rsid w:val="00F70510"/>
    <w:rsid w:val="00F72BBF"/>
    <w:rsid w:val="00F72E50"/>
    <w:rsid w:val="00F7358F"/>
    <w:rsid w:val="00F7383F"/>
    <w:rsid w:val="00F73C75"/>
    <w:rsid w:val="00F743AE"/>
    <w:rsid w:val="00F747BB"/>
    <w:rsid w:val="00F74C7B"/>
    <w:rsid w:val="00F74E49"/>
    <w:rsid w:val="00F755A2"/>
    <w:rsid w:val="00F755FE"/>
    <w:rsid w:val="00F7580C"/>
    <w:rsid w:val="00F761C1"/>
    <w:rsid w:val="00F76B41"/>
    <w:rsid w:val="00F77B0D"/>
    <w:rsid w:val="00F8119D"/>
    <w:rsid w:val="00F817DA"/>
    <w:rsid w:val="00F81CFE"/>
    <w:rsid w:val="00F82C05"/>
    <w:rsid w:val="00F82E19"/>
    <w:rsid w:val="00F835C3"/>
    <w:rsid w:val="00F83C69"/>
    <w:rsid w:val="00F83DC3"/>
    <w:rsid w:val="00F84411"/>
    <w:rsid w:val="00F84D75"/>
    <w:rsid w:val="00F85087"/>
    <w:rsid w:val="00F8528D"/>
    <w:rsid w:val="00F85C65"/>
    <w:rsid w:val="00F8692D"/>
    <w:rsid w:val="00F86C31"/>
    <w:rsid w:val="00F86DE9"/>
    <w:rsid w:val="00F86E40"/>
    <w:rsid w:val="00F90C07"/>
    <w:rsid w:val="00F911E0"/>
    <w:rsid w:val="00F914E4"/>
    <w:rsid w:val="00F916A3"/>
    <w:rsid w:val="00F91999"/>
    <w:rsid w:val="00F91F3C"/>
    <w:rsid w:val="00F93B28"/>
    <w:rsid w:val="00F94BA8"/>
    <w:rsid w:val="00F94C75"/>
    <w:rsid w:val="00F95228"/>
    <w:rsid w:val="00F954AB"/>
    <w:rsid w:val="00F9580B"/>
    <w:rsid w:val="00F95CC0"/>
    <w:rsid w:val="00F95EB6"/>
    <w:rsid w:val="00F96414"/>
    <w:rsid w:val="00F96609"/>
    <w:rsid w:val="00F96AF1"/>
    <w:rsid w:val="00F96D12"/>
    <w:rsid w:val="00F9708B"/>
    <w:rsid w:val="00F97EBB"/>
    <w:rsid w:val="00FA05A6"/>
    <w:rsid w:val="00FA1290"/>
    <w:rsid w:val="00FA1470"/>
    <w:rsid w:val="00FA1C61"/>
    <w:rsid w:val="00FA1CB9"/>
    <w:rsid w:val="00FA28A0"/>
    <w:rsid w:val="00FA2A64"/>
    <w:rsid w:val="00FA2D9F"/>
    <w:rsid w:val="00FA414F"/>
    <w:rsid w:val="00FA4DC2"/>
    <w:rsid w:val="00FA5306"/>
    <w:rsid w:val="00FA561F"/>
    <w:rsid w:val="00FA675E"/>
    <w:rsid w:val="00FA7C42"/>
    <w:rsid w:val="00FB04E9"/>
    <w:rsid w:val="00FB1F39"/>
    <w:rsid w:val="00FB2059"/>
    <w:rsid w:val="00FB2B40"/>
    <w:rsid w:val="00FB3D80"/>
    <w:rsid w:val="00FB4032"/>
    <w:rsid w:val="00FB41DD"/>
    <w:rsid w:val="00FB4DBC"/>
    <w:rsid w:val="00FB51AE"/>
    <w:rsid w:val="00FB6FBD"/>
    <w:rsid w:val="00FB6FC9"/>
    <w:rsid w:val="00FB7DFE"/>
    <w:rsid w:val="00FC01D2"/>
    <w:rsid w:val="00FC0BCA"/>
    <w:rsid w:val="00FC0D3A"/>
    <w:rsid w:val="00FC3A35"/>
    <w:rsid w:val="00FC460D"/>
    <w:rsid w:val="00FC58C7"/>
    <w:rsid w:val="00FC58E8"/>
    <w:rsid w:val="00FC6589"/>
    <w:rsid w:val="00FC66FB"/>
    <w:rsid w:val="00FC67CA"/>
    <w:rsid w:val="00FC69BC"/>
    <w:rsid w:val="00FC6A63"/>
    <w:rsid w:val="00FC7248"/>
    <w:rsid w:val="00FC7384"/>
    <w:rsid w:val="00FC7750"/>
    <w:rsid w:val="00FC7903"/>
    <w:rsid w:val="00FD04B8"/>
    <w:rsid w:val="00FD0F37"/>
    <w:rsid w:val="00FD165C"/>
    <w:rsid w:val="00FD1EE0"/>
    <w:rsid w:val="00FD1EEF"/>
    <w:rsid w:val="00FD22B2"/>
    <w:rsid w:val="00FD2EB8"/>
    <w:rsid w:val="00FD3360"/>
    <w:rsid w:val="00FD3A3E"/>
    <w:rsid w:val="00FD4158"/>
    <w:rsid w:val="00FD4850"/>
    <w:rsid w:val="00FD4B0F"/>
    <w:rsid w:val="00FD4DF7"/>
    <w:rsid w:val="00FD5982"/>
    <w:rsid w:val="00FD5D15"/>
    <w:rsid w:val="00FD6C74"/>
    <w:rsid w:val="00FD6CFE"/>
    <w:rsid w:val="00FE0D45"/>
    <w:rsid w:val="00FE0ED4"/>
    <w:rsid w:val="00FE134D"/>
    <w:rsid w:val="00FE24CA"/>
    <w:rsid w:val="00FE2E88"/>
    <w:rsid w:val="00FE3C33"/>
    <w:rsid w:val="00FE46CB"/>
    <w:rsid w:val="00FE5178"/>
    <w:rsid w:val="00FE5823"/>
    <w:rsid w:val="00FE5872"/>
    <w:rsid w:val="00FE60B9"/>
    <w:rsid w:val="00FF0B26"/>
    <w:rsid w:val="00FF1747"/>
    <w:rsid w:val="00FF1E99"/>
    <w:rsid w:val="00FF1F9F"/>
    <w:rsid w:val="00FF2E55"/>
    <w:rsid w:val="00FF2F3A"/>
    <w:rsid w:val="00FF3E9D"/>
    <w:rsid w:val="00FF4A08"/>
    <w:rsid w:val="00FF4E4C"/>
    <w:rsid w:val="00FF6992"/>
    <w:rsid w:val="00FF7A0A"/>
    <w:rsid w:val="00FF7B11"/>
    <w:rsid w:val="00FF7CEB"/>
    <w:rsid w:val="00FF7D19"/>
    <w:rsid w:val="00FF7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12E23"/>
  <w15:docId w15:val="{87E962A4-C42D-451A-B4F2-2939F950F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553F"/>
    <w:pPr>
      <w:widowControl w:val="0"/>
      <w:jc w:val="both"/>
    </w:pPr>
  </w:style>
  <w:style w:type="paragraph" w:styleId="1">
    <w:name w:val="heading 1"/>
    <w:basedOn w:val="a"/>
    <w:link w:val="10"/>
    <w:uiPriority w:val="9"/>
    <w:qFormat/>
    <w:rsid w:val="0009391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rsid w:val="003645E6"/>
    <w:pPr>
      <w:keepNext/>
      <w:keepLines/>
      <w:spacing w:before="260" w:after="260" w:line="415" w:lineRule="auto"/>
      <w:outlineLvl w:val="1"/>
    </w:pPr>
    <w:rPr>
      <w:rFonts w:ascii="Cambria" w:eastAsia="Cambria" w:hAnsi="Cambria" w:cs="Cambria"/>
      <w:b/>
      <w:color w:val="00000A"/>
      <w:kern w:val="0"/>
      <w:sz w:val="32"/>
      <w:szCs w:val="32"/>
    </w:rPr>
  </w:style>
  <w:style w:type="paragraph" w:styleId="3">
    <w:name w:val="heading 3"/>
    <w:basedOn w:val="a"/>
    <w:next w:val="a"/>
    <w:link w:val="30"/>
    <w:uiPriority w:val="9"/>
    <w:unhideWhenUsed/>
    <w:qFormat/>
    <w:rsid w:val="003645E6"/>
    <w:pPr>
      <w:keepNext/>
      <w:keepLines/>
      <w:spacing w:before="120"/>
      <w:outlineLvl w:val="2"/>
    </w:pPr>
    <w:rPr>
      <w:rFonts w:ascii="Arial" w:eastAsiaTheme="majorEastAsia" w:hAnsi="Arial" w:cstheme="majorBidi"/>
      <w:b/>
      <w:color w:val="000000" w:themeColor="text1"/>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6DAF"/>
    <w:pPr>
      <w:ind w:firstLineChars="200" w:firstLine="420"/>
    </w:pPr>
  </w:style>
  <w:style w:type="paragraph" w:styleId="a4">
    <w:name w:val="header"/>
    <w:basedOn w:val="a"/>
    <w:link w:val="a5"/>
    <w:uiPriority w:val="99"/>
    <w:unhideWhenUsed/>
    <w:rsid w:val="00304F0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04F0D"/>
    <w:rPr>
      <w:sz w:val="18"/>
      <w:szCs w:val="18"/>
    </w:rPr>
  </w:style>
  <w:style w:type="paragraph" w:styleId="a6">
    <w:name w:val="footer"/>
    <w:basedOn w:val="a"/>
    <w:link w:val="a7"/>
    <w:uiPriority w:val="99"/>
    <w:unhideWhenUsed/>
    <w:rsid w:val="00304F0D"/>
    <w:pPr>
      <w:tabs>
        <w:tab w:val="center" w:pos="4153"/>
        <w:tab w:val="right" w:pos="8306"/>
      </w:tabs>
      <w:snapToGrid w:val="0"/>
      <w:jc w:val="left"/>
    </w:pPr>
    <w:rPr>
      <w:sz w:val="18"/>
      <w:szCs w:val="18"/>
    </w:rPr>
  </w:style>
  <w:style w:type="character" w:customStyle="1" w:styleId="a7">
    <w:name w:val="页脚 字符"/>
    <w:basedOn w:val="a0"/>
    <w:link w:val="a6"/>
    <w:uiPriority w:val="99"/>
    <w:rsid w:val="00304F0D"/>
    <w:rPr>
      <w:sz w:val="18"/>
      <w:szCs w:val="18"/>
    </w:rPr>
  </w:style>
  <w:style w:type="paragraph" w:styleId="a8">
    <w:name w:val="Normal (Web)"/>
    <w:basedOn w:val="a"/>
    <w:uiPriority w:val="99"/>
    <w:semiHidden/>
    <w:unhideWhenUsed/>
    <w:rsid w:val="000E1E82"/>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aa"/>
    <w:uiPriority w:val="99"/>
    <w:semiHidden/>
    <w:unhideWhenUsed/>
    <w:rsid w:val="004F60FE"/>
    <w:rPr>
      <w:sz w:val="18"/>
      <w:szCs w:val="18"/>
    </w:rPr>
  </w:style>
  <w:style w:type="character" w:customStyle="1" w:styleId="aa">
    <w:name w:val="批注框文本 字符"/>
    <w:basedOn w:val="a0"/>
    <w:link w:val="a9"/>
    <w:uiPriority w:val="99"/>
    <w:semiHidden/>
    <w:rsid w:val="004F60FE"/>
    <w:rPr>
      <w:sz w:val="18"/>
      <w:szCs w:val="18"/>
    </w:rPr>
  </w:style>
  <w:style w:type="character" w:customStyle="1" w:styleId="10">
    <w:name w:val="标题 1 字符"/>
    <w:basedOn w:val="a0"/>
    <w:link w:val="1"/>
    <w:uiPriority w:val="9"/>
    <w:rsid w:val="0009391B"/>
    <w:rPr>
      <w:rFonts w:ascii="宋体" w:eastAsia="宋体" w:hAnsi="宋体" w:cs="宋体"/>
      <w:b/>
      <w:bCs/>
      <w:kern w:val="36"/>
      <w:sz w:val="48"/>
      <w:szCs w:val="48"/>
    </w:rPr>
  </w:style>
  <w:style w:type="paragraph" w:customStyle="1" w:styleId="EndNoteBibliographyTitle">
    <w:name w:val="EndNote Bibliography Title"/>
    <w:basedOn w:val="a"/>
    <w:link w:val="EndNoteBibliographyTitle0"/>
    <w:rsid w:val="0067055A"/>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67055A"/>
    <w:rPr>
      <w:rFonts w:ascii="Calibri" w:hAnsi="Calibri" w:cs="Calibri"/>
      <w:noProof/>
      <w:sz w:val="20"/>
    </w:rPr>
  </w:style>
  <w:style w:type="paragraph" w:customStyle="1" w:styleId="EndNoteBibliography">
    <w:name w:val="EndNote Bibliography"/>
    <w:basedOn w:val="a"/>
    <w:link w:val="EndNoteBibliography0"/>
    <w:rsid w:val="0067055A"/>
    <w:rPr>
      <w:rFonts w:ascii="Calibri" w:hAnsi="Calibri" w:cs="Calibri"/>
      <w:noProof/>
      <w:sz w:val="20"/>
    </w:rPr>
  </w:style>
  <w:style w:type="character" w:customStyle="1" w:styleId="EndNoteBibliography0">
    <w:name w:val="EndNote Bibliography 字符"/>
    <w:basedOn w:val="a0"/>
    <w:link w:val="EndNoteBibliography"/>
    <w:rsid w:val="0067055A"/>
    <w:rPr>
      <w:rFonts w:ascii="Calibri" w:hAnsi="Calibri" w:cs="Calibri"/>
      <w:noProof/>
      <w:sz w:val="20"/>
    </w:rPr>
  </w:style>
  <w:style w:type="character" w:customStyle="1" w:styleId="fontstyle01">
    <w:name w:val="fontstyle01"/>
    <w:basedOn w:val="a0"/>
    <w:rsid w:val="00721AC9"/>
    <w:rPr>
      <w:rFonts w:ascii="MinionPro-Regular" w:hAnsi="MinionPro-Regular" w:hint="default"/>
      <w:b w:val="0"/>
      <w:bCs w:val="0"/>
      <w:i w:val="0"/>
      <w:iCs w:val="0"/>
      <w:color w:val="231F20"/>
      <w:sz w:val="20"/>
      <w:szCs w:val="20"/>
    </w:rPr>
  </w:style>
  <w:style w:type="character" w:styleId="ab">
    <w:name w:val="annotation reference"/>
    <w:basedOn w:val="a0"/>
    <w:uiPriority w:val="99"/>
    <w:semiHidden/>
    <w:unhideWhenUsed/>
    <w:rsid w:val="00D4626B"/>
    <w:rPr>
      <w:sz w:val="21"/>
      <w:szCs w:val="21"/>
    </w:rPr>
  </w:style>
  <w:style w:type="paragraph" w:styleId="ac">
    <w:name w:val="annotation text"/>
    <w:basedOn w:val="a"/>
    <w:link w:val="ad"/>
    <w:uiPriority w:val="99"/>
    <w:unhideWhenUsed/>
    <w:rsid w:val="00D4626B"/>
    <w:pPr>
      <w:jc w:val="left"/>
    </w:pPr>
  </w:style>
  <w:style w:type="character" w:customStyle="1" w:styleId="ad">
    <w:name w:val="批注文字 字符"/>
    <w:basedOn w:val="a0"/>
    <w:link w:val="ac"/>
    <w:uiPriority w:val="99"/>
    <w:rsid w:val="00D4626B"/>
  </w:style>
  <w:style w:type="paragraph" w:styleId="ae">
    <w:name w:val="annotation subject"/>
    <w:basedOn w:val="ac"/>
    <w:next w:val="ac"/>
    <w:link w:val="af"/>
    <w:uiPriority w:val="99"/>
    <w:semiHidden/>
    <w:unhideWhenUsed/>
    <w:rsid w:val="00D4626B"/>
    <w:rPr>
      <w:b/>
      <w:bCs/>
    </w:rPr>
  </w:style>
  <w:style w:type="character" w:customStyle="1" w:styleId="af">
    <w:name w:val="批注主题 字符"/>
    <w:basedOn w:val="ad"/>
    <w:link w:val="ae"/>
    <w:uiPriority w:val="99"/>
    <w:semiHidden/>
    <w:rsid w:val="00D4626B"/>
    <w:rPr>
      <w:b/>
      <w:bCs/>
    </w:rPr>
  </w:style>
  <w:style w:type="character" w:customStyle="1" w:styleId="fontstyle21">
    <w:name w:val="fontstyle21"/>
    <w:basedOn w:val="a0"/>
    <w:rsid w:val="00D556C7"/>
    <w:rPr>
      <w:rFonts w:ascii="Minion-Regular" w:hAnsi="Minion-Regular" w:hint="default"/>
      <w:b w:val="0"/>
      <w:bCs w:val="0"/>
      <w:i w:val="0"/>
      <w:iCs w:val="0"/>
      <w:color w:val="231F20"/>
      <w:sz w:val="20"/>
      <w:szCs w:val="20"/>
    </w:rPr>
  </w:style>
  <w:style w:type="character" w:customStyle="1" w:styleId="fontstyle31">
    <w:name w:val="fontstyle31"/>
    <w:basedOn w:val="a0"/>
    <w:rsid w:val="00D556C7"/>
    <w:rPr>
      <w:rFonts w:ascii="Minion-Italic" w:hAnsi="Minion-Italic" w:hint="default"/>
      <w:b w:val="0"/>
      <w:bCs w:val="0"/>
      <w:i/>
      <w:iCs/>
      <w:color w:val="231F20"/>
      <w:sz w:val="20"/>
      <w:szCs w:val="20"/>
    </w:rPr>
  </w:style>
  <w:style w:type="character" w:customStyle="1" w:styleId="fontstyle41">
    <w:name w:val="fontstyle41"/>
    <w:basedOn w:val="a0"/>
    <w:rsid w:val="00D556C7"/>
    <w:rPr>
      <w:rFonts w:ascii="Universal-GreekwithMathPi" w:hAnsi="Universal-GreekwithMathPi" w:hint="default"/>
      <w:b w:val="0"/>
      <w:bCs w:val="0"/>
      <w:i w:val="0"/>
      <w:iCs w:val="0"/>
      <w:color w:val="231F20"/>
      <w:sz w:val="20"/>
      <w:szCs w:val="20"/>
    </w:rPr>
  </w:style>
  <w:style w:type="character" w:styleId="af0">
    <w:name w:val="Emphasis"/>
    <w:basedOn w:val="a0"/>
    <w:uiPriority w:val="20"/>
    <w:qFormat/>
    <w:rsid w:val="00DC16AB"/>
    <w:rPr>
      <w:i/>
      <w:iCs/>
    </w:rPr>
  </w:style>
  <w:style w:type="character" w:styleId="af1">
    <w:name w:val="Hyperlink"/>
    <w:basedOn w:val="a0"/>
    <w:uiPriority w:val="99"/>
    <w:unhideWhenUsed/>
    <w:rsid w:val="00DC16AB"/>
    <w:rPr>
      <w:color w:val="0000FF"/>
      <w:u w:val="single"/>
    </w:rPr>
  </w:style>
  <w:style w:type="character" w:styleId="af2">
    <w:name w:val="line number"/>
    <w:basedOn w:val="a0"/>
    <w:uiPriority w:val="99"/>
    <w:semiHidden/>
    <w:unhideWhenUsed/>
    <w:rsid w:val="00494F63"/>
  </w:style>
  <w:style w:type="character" w:customStyle="1" w:styleId="tran">
    <w:name w:val="tran"/>
    <w:basedOn w:val="a0"/>
    <w:rsid w:val="00557D94"/>
  </w:style>
  <w:style w:type="character" w:customStyle="1" w:styleId="apple-converted-space">
    <w:name w:val="apple-converted-space"/>
    <w:basedOn w:val="a0"/>
    <w:rsid w:val="00557D94"/>
  </w:style>
  <w:style w:type="table" w:styleId="af3">
    <w:name w:val="Table Grid"/>
    <w:basedOn w:val="a1"/>
    <w:uiPriority w:val="39"/>
    <w:rsid w:val="001A3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3645E6"/>
    <w:rPr>
      <w:rFonts w:ascii="Cambria" w:eastAsia="Cambria" w:hAnsi="Cambria" w:cs="Cambria"/>
      <w:b/>
      <w:color w:val="00000A"/>
      <w:kern w:val="0"/>
      <w:sz w:val="32"/>
      <w:szCs w:val="32"/>
    </w:rPr>
  </w:style>
  <w:style w:type="character" w:customStyle="1" w:styleId="30">
    <w:name w:val="标题 3 字符"/>
    <w:basedOn w:val="a0"/>
    <w:link w:val="3"/>
    <w:uiPriority w:val="9"/>
    <w:rsid w:val="003645E6"/>
    <w:rPr>
      <w:rFonts w:ascii="Arial" w:eastAsiaTheme="majorEastAsia" w:hAnsi="Arial" w:cstheme="majorBidi"/>
      <w:b/>
      <w:color w:val="000000" w:themeColor="text1"/>
      <w:sz w:val="22"/>
      <w:szCs w:val="24"/>
    </w:rPr>
  </w:style>
  <w:style w:type="paragraph" w:styleId="af4">
    <w:name w:val="Revision"/>
    <w:hidden/>
    <w:uiPriority w:val="99"/>
    <w:semiHidden/>
    <w:rsid w:val="00F16EBB"/>
  </w:style>
  <w:style w:type="table" w:customStyle="1" w:styleId="11">
    <w:name w:val="网格型1"/>
    <w:basedOn w:val="a1"/>
    <w:next w:val="af3"/>
    <w:uiPriority w:val="39"/>
    <w:rsid w:val="006936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ocument Map"/>
    <w:basedOn w:val="a"/>
    <w:link w:val="af6"/>
    <w:uiPriority w:val="99"/>
    <w:semiHidden/>
    <w:unhideWhenUsed/>
    <w:rsid w:val="003E1831"/>
    <w:rPr>
      <w:rFonts w:ascii="宋体" w:eastAsia="宋体"/>
      <w:sz w:val="24"/>
      <w:szCs w:val="24"/>
    </w:rPr>
  </w:style>
  <w:style w:type="character" w:customStyle="1" w:styleId="af6">
    <w:name w:val="文档结构图 字符"/>
    <w:basedOn w:val="a0"/>
    <w:link w:val="af5"/>
    <w:uiPriority w:val="99"/>
    <w:semiHidden/>
    <w:rsid w:val="003E1831"/>
    <w:rPr>
      <w:rFonts w:ascii="宋体" w:eastAsia="宋体"/>
      <w:sz w:val="24"/>
      <w:szCs w:val="24"/>
    </w:rPr>
  </w:style>
  <w:style w:type="paragraph" w:styleId="HTML">
    <w:name w:val="HTML Preformatted"/>
    <w:basedOn w:val="a"/>
    <w:link w:val="HTML0"/>
    <w:uiPriority w:val="99"/>
    <w:unhideWhenUsed/>
    <w:rsid w:val="00AB4A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0">
    <w:name w:val="HTML 预设格式 字符"/>
    <w:basedOn w:val="a0"/>
    <w:link w:val="HTML"/>
    <w:uiPriority w:val="99"/>
    <w:rsid w:val="00AB4ACC"/>
    <w:rPr>
      <w:rFonts w:ascii="Courier New" w:eastAsia="Times New Roman" w:hAnsi="Courier New" w:cs="Courier New"/>
      <w:kern w:val="0"/>
      <w:sz w:val="20"/>
      <w:szCs w:val="20"/>
      <w:lang w:eastAsia="en-US"/>
    </w:rPr>
  </w:style>
  <w:style w:type="character" w:customStyle="1" w:styleId="gnkrckgcgsb">
    <w:name w:val="gnkrckgcgsb"/>
    <w:basedOn w:val="a0"/>
    <w:rsid w:val="003F4561"/>
  </w:style>
  <w:style w:type="table" w:styleId="21">
    <w:name w:val="Plain Table 2"/>
    <w:basedOn w:val="a1"/>
    <w:uiPriority w:val="42"/>
    <w:rsid w:val="00D4371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7">
    <w:name w:val="Placeholder Text"/>
    <w:basedOn w:val="a0"/>
    <w:uiPriority w:val="99"/>
    <w:semiHidden/>
    <w:rsid w:val="00B26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933996">
      <w:bodyDiv w:val="1"/>
      <w:marLeft w:val="0"/>
      <w:marRight w:val="0"/>
      <w:marTop w:val="0"/>
      <w:marBottom w:val="0"/>
      <w:divBdr>
        <w:top w:val="none" w:sz="0" w:space="0" w:color="auto"/>
        <w:left w:val="none" w:sz="0" w:space="0" w:color="auto"/>
        <w:bottom w:val="none" w:sz="0" w:space="0" w:color="auto"/>
        <w:right w:val="none" w:sz="0" w:space="0" w:color="auto"/>
      </w:divBdr>
    </w:div>
    <w:div w:id="419110306">
      <w:bodyDiv w:val="1"/>
      <w:marLeft w:val="0"/>
      <w:marRight w:val="0"/>
      <w:marTop w:val="0"/>
      <w:marBottom w:val="0"/>
      <w:divBdr>
        <w:top w:val="none" w:sz="0" w:space="0" w:color="auto"/>
        <w:left w:val="none" w:sz="0" w:space="0" w:color="auto"/>
        <w:bottom w:val="none" w:sz="0" w:space="0" w:color="auto"/>
        <w:right w:val="none" w:sz="0" w:space="0" w:color="auto"/>
      </w:divBdr>
    </w:div>
    <w:div w:id="487861333">
      <w:bodyDiv w:val="1"/>
      <w:marLeft w:val="0"/>
      <w:marRight w:val="0"/>
      <w:marTop w:val="0"/>
      <w:marBottom w:val="0"/>
      <w:divBdr>
        <w:top w:val="none" w:sz="0" w:space="0" w:color="auto"/>
        <w:left w:val="none" w:sz="0" w:space="0" w:color="auto"/>
        <w:bottom w:val="none" w:sz="0" w:space="0" w:color="auto"/>
        <w:right w:val="none" w:sz="0" w:space="0" w:color="auto"/>
      </w:divBdr>
    </w:div>
    <w:div w:id="508325695">
      <w:bodyDiv w:val="1"/>
      <w:marLeft w:val="0"/>
      <w:marRight w:val="0"/>
      <w:marTop w:val="0"/>
      <w:marBottom w:val="0"/>
      <w:divBdr>
        <w:top w:val="none" w:sz="0" w:space="0" w:color="auto"/>
        <w:left w:val="none" w:sz="0" w:space="0" w:color="auto"/>
        <w:bottom w:val="none" w:sz="0" w:space="0" w:color="auto"/>
        <w:right w:val="none" w:sz="0" w:space="0" w:color="auto"/>
      </w:divBdr>
    </w:div>
    <w:div w:id="551186545">
      <w:bodyDiv w:val="1"/>
      <w:marLeft w:val="0"/>
      <w:marRight w:val="0"/>
      <w:marTop w:val="0"/>
      <w:marBottom w:val="0"/>
      <w:divBdr>
        <w:top w:val="none" w:sz="0" w:space="0" w:color="auto"/>
        <w:left w:val="none" w:sz="0" w:space="0" w:color="auto"/>
        <w:bottom w:val="none" w:sz="0" w:space="0" w:color="auto"/>
        <w:right w:val="none" w:sz="0" w:space="0" w:color="auto"/>
      </w:divBdr>
    </w:div>
    <w:div w:id="555817642">
      <w:bodyDiv w:val="1"/>
      <w:marLeft w:val="0"/>
      <w:marRight w:val="0"/>
      <w:marTop w:val="0"/>
      <w:marBottom w:val="0"/>
      <w:divBdr>
        <w:top w:val="none" w:sz="0" w:space="0" w:color="auto"/>
        <w:left w:val="none" w:sz="0" w:space="0" w:color="auto"/>
        <w:bottom w:val="none" w:sz="0" w:space="0" w:color="auto"/>
        <w:right w:val="none" w:sz="0" w:space="0" w:color="auto"/>
      </w:divBdr>
    </w:div>
    <w:div w:id="567809148">
      <w:bodyDiv w:val="1"/>
      <w:marLeft w:val="0"/>
      <w:marRight w:val="0"/>
      <w:marTop w:val="0"/>
      <w:marBottom w:val="0"/>
      <w:divBdr>
        <w:top w:val="none" w:sz="0" w:space="0" w:color="auto"/>
        <w:left w:val="none" w:sz="0" w:space="0" w:color="auto"/>
        <w:bottom w:val="none" w:sz="0" w:space="0" w:color="auto"/>
        <w:right w:val="none" w:sz="0" w:space="0" w:color="auto"/>
      </w:divBdr>
    </w:div>
    <w:div w:id="744378243">
      <w:bodyDiv w:val="1"/>
      <w:marLeft w:val="0"/>
      <w:marRight w:val="0"/>
      <w:marTop w:val="0"/>
      <w:marBottom w:val="0"/>
      <w:divBdr>
        <w:top w:val="none" w:sz="0" w:space="0" w:color="auto"/>
        <w:left w:val="none" w:sz="0" w:space="0" w:color="auto"/>
        <w:bottom w:val="none" w:sz="0" w:space="0" w:color="auto"/>
        <w:right w:val="none" w:sz="0" w:space="0" w:color="auto"/>
      </w:divBdr>
    </w:div>
    <w:div w:id="753861593">
      <w:bodyDiv w:val="1"/>
      <w:marLeft w:val="0"/>
      <w:marRight w:val="0"/>
      <w:marTop w:val="0"/>
      <w:marBottom w:val="0"/>
      <w:divBdr>
        <w:top w:val="none" w:sz="0" w:space="0" w:color="auto"/>
        <w:left w:val="none" w:sz="0" w:space="0" w:color="auto"/>
        <w:bottom w:val="none" w:sz="0" w:space="0" w:color="auto"/>
        <w:right w:val="none" w:sz="0" w:space="0" w:color="auto"/>
      </w:divBdr>
      <w:divsChild>
        <w:div w:id="1808930211">
          <w:marLeft w:val="0"/>
          <w:marRight w:val="0"/>
          <w:marTop w:val="0"/>
          <w:marBottom w:val="0"/>
          <w:divBdr>
            <w:top w:val="none" w:sz="0" w:space="0" w:color="auto"/>
            <w:left w:val="none" w:sz="0" w:space="0" w:color="auto"/>
            <w:bottom w:val="none" w:sz="0" w:space="0" w:color="auto"/>
            <w:right w:val="none" w:sz="0" w:space="0" w:color="auto"/>
          </w:divBdr>
        </w:div>
      </w:divsChild>
    </w:div>
    <w:div w:id="777335544">
      <w:bodyDiv w:val="1"/>
      <w:marLeft w:val="0"/>
      <w:marRight w:val="0"/>
      <w:marTop w:val="0"/>
      <w:marBottom w:val="0"/>
      <w:divBdr>
        <w:top w:val="none" w:sz="0" w:space="0" w:color="auto"/>
        <w:left w:val="none" w:sz="0" w:space="0" w:color="auto"/>
        <w:bottom w:val="none" w:sz="0" w:space="0" w:color="auto"/>
        <w:right w:val="none" w:sz="0" w:space="0" w:color="auto"/>
      </w:divBdr>
    </w:div>
    <w:div w:id="1090660721">
      <w:bodyDiv w:val="1"/>
      <w:marLeft w:val="0"/>
      <w:marRight w:val="0"/>
      <w:marTop w:val="0"/>
      <w:marBottom w:val="0"/>
      <w:divBdr>
        <w:top w:val="none" w:sz="0" w:space="0" w:color="auto"/>
        <w:left w:val="none" w:sz="0" w:space="0" w:color="auto"/>
        <w:bottom w:val="none" w:sz="0" w:space="0" w:color="auto"/>
        <w:right w:val="none" w:sz="0" w:space="0" w:color="auto"/>
      </w:divBdr>
    </w:div>
    <w:div w:id="1157920526">
      <w:bodyDiv w:val="1"/>
      <w:marLeft w:val="0"/>
      <w:marRight w:val="0"/>
      <w:marTop w:val="0"/>
      <w:marBottom w:val="0"/>
      <w:divBdr>
        <w:top w:val="none" w:sz="0" w:space="0" w:color="auto"/>
        <w:left w:val="none" w:sz="0" w:space="0" w:color="auto"/>
        <w:bottom w:val="none" w:sz="0" w:space="0" w:color="auto"/>
        <w:right w:val="none" w:sz="0" w:space="0" w:color="auto"/>
      </w:divBdr>
    </w:div>
    <w:div w:id="1204633734">
      <w:bodyDiv w:val="1"/>
      <w:marLeft w:val="0"/>
      <w:marRight w:val="0"/>
      <w:marTop w:val="0"/>
      <w:marBottom w:val="0"/>
      <w:divBdr>
        <w:top w:val="none" w:sz="0" w:space="0" w:color="auto"/>
        <w:left w:val="none" w:sz="0" w:space="0" w:color="auto"/>
        <w:bottom w:val="none" w:sz="0" w:space="0" w:color="auto"/>
        <w:right w:val="none" w:sz="0" w:space="0" w:color="auto"/>
      </w:divBdr>
    </w:div>
    <w:div w:id="1277101386">
      <w:bodyDiv w:val="1"/>
      <w:marLeft w:val="0"/>
      <w:marRight w:val="0"/>
      <w:marTop w:val="0"/>
      <w:marBottom w:val="0"/>
      <w:divBdr>
        <w:top w:val="none" w:sz="0" w:space="0" w:color="auto"/>
        <w:left w:val="none" w:sz="0" w:space="0" w:color="auto"/>
        <w:bottom w:val="none" w:sz="0" w:space="0" w:color="auto"/>
        <w:right w:val="none" w:sz="0" w:space="0" w:color="auto"/>
      </w:divBdr>
    </w:div>
    <w:div w:id="1321343832">
      <w:bodyDiv w:val="1"/>
      <w:marLeft w:val="0"/>
      <w:marRight w:val="0"/>
      <w:marTop w:val="0"/>
      <w:marBottom w:val="0"/>
      <w:divBdr>
        <w:top w:val="none" w:sz="0" w:space="0" w:color="auto"/>
        <w:left w:val="none" w:sz="0" w:space="0" w:color="auto"/>
        <w:bottom w:val="none" w:sz="0" w:space="0" w:color="auto"/>
        <w:right w:val="none" w:sz="0" w:space="0" w:color="auto"/>
      </w:divBdr>
    </w:div>
    <w:div w:id="1325205600">
      <w:bodyDiv w:val="1"/>
      <w:marLeft w:val="0"/>
      <w:marRight w:val="0"/>
      <w:marTop w:val="0"/>
      <w:marBottom w:val="0"/>
      <w:divBdr>
        <w:top w:val="none" w:sz="0" w:space="0" w:color="auto"/>
        <w:left w:val="none" w:sz="0" w:space="0" w:color="auto"/>
        <w:bottom w:val="none" w:sz="0" w:space="0" w:color="auto"/>
        <w:right w:val="none" w:sz="0" w:space="0" w:color="auto"/>
      </w:divBdr>
    </w:div>
    <w:div w:id="1335183591">
      <w:bodyDiv w:val="1"/>
      <w:marLeft w:val="0"/>
      <w:marRight w:val="0"/>
      <w:marTop w:val="0"/>
      <w:marBottom w:val="0"/>
      <w:divBdr>
        <w:top w:val="none" w:sz="0" w:space="0" w:color="auto"/>
        <w:left w:val="none" w:sz="0" w:space="0" w:color="auto"/>
        <w:bottom w:val="none" w:sz="0" w:space="0" w:color="auto"/>
        <w:right w:val="none" w:sz="0" w:space="0" w:color="auto"/>
      </w:divBdr>
    </w:div>
    <w:div w:id="1339574240">
      <w:bodyDiv w:val="1"/>
      <w:marLeft w:val="0"/>
      <w:marRight w:val="0"/>
      <w:marTop w:val="0"/>
      <w:marBottom w:val="0"/>
      <w:divBdr>
        <w:top w:val="none" w:sz="0" w:space="0" w:color="auto"/>
        <w:left w:val="none" w:sz="0" w:space="0" w:color="auto"/>
        <w:bottom w:val="none" w:sz="0" w:space="0" w:color="auto"/>
        <w:right w:val="none" w:sz="0" w:space="0" w:color="auto"/>
      </w:divBdr>
      <w:divsChild>
        <w:div w:id="534121425">
          <w:marLeft w:val="0"/>
          <w:marRight w:val="0"/>
          <w:marTop w:val="0"/>
          <w:marBottom w:val="0"/>
          <w:divBdr>
            <w:top w:val="none" w:sz="0" w:space="0" w:color="auto"/>
            <w:left w:val="none" w:sz="0" w:space="0" w:color="auto"/>
            <w:bottom w:val="none" w:sz="0" w:space="0" w:color="auto"/>
            <w:right w:val="none" w:sz="0" w:space="0" w:color="auto"/>
          </w:divBdr>
        </w:div>
      </w:divsChild>
    </w:div>
    <w:div w:id="1350595389">
      <w:bodyDiv w:val="1"/>
      <w:marLeft w:val="0"/>
      <w:marRight w:val="0"/>
      <w:marTop w:val="0"/>
      <w:marBottom w:val="0"/>
      <w:divBdr>
        <w:top w:val="none" w:sz="0" w:space="0" w:color="auto"/>
        <w:left w:val="none" w:sz="0" w:space="0" w:color="auto"/>
        <w:bottom w:val="none" w:sz="0" w:space="0" w:color="auto"/>
        <w:right w:val="none" w:sz="0" w:space="0" w:color="auto"/>
      </w:divBdr>
      <w:divsChild>
        <w:div w:id="573323887">
          <w:marLeft w:val="0"/>
          <w:marRight w:val="0"/>
          <w:marTop w:val="0"/>
          <w:marBottom w:val="0"/>
          <w:divBdr>
            <w:top w:val="none" w:sz="0" w:space="0" w:color="auto"/>
            <w:left w:val="none" w:sz="0" w:space="0" w:color="auto"/>
            <w:bottom w:val="none" w:sz="0" w:space="0" w:color="auto"/>
            <w:right w:val="none" w:sz="0" w:space="0" w:color="auto"/>
          </w:divBdr>
        </w:div>
      </w:divsChild>
    </w:div>
    <w:div w:id="1440099866">
      <w:bodyDiv w:val="1"/>
      <w:marLeft w:val="0"/>
      <w:marRight w:val="0"/>
      <w:marTop w:val="0"/>
      <w:marBottom w:val="0"/>
      <w:divBdr>
        <w:top w:val="none" w:sz="0" w:space="0" w:color="auto"/>
        <w:left w:val="none" w:sz="0" w:space="0" w:color="auto"/>
        <w:bottom w:val="none" w:sz="0" w:space="0" w:color="auto"/>
        <w:right w:val="none" w:sz="0" w:space="0" w:color="auto"/>
      </w:divBdr>
    </w:div>
    <w:div w:id="1455715254">
      <w:bodyDiv w:val="1"/>
      <w:marLeft w:val="0"/>
      <w:marRight w:val="0"/>
      <w:marTop w:val="0"/>
      <w:marBottom w:val="0"/>
      <w:divBdr>
        <w:top w:val="none" w:sz="0" w:space="0" w:color="auto"/>
        <w:left w:val="none" w:sz="0" w:space="0" w:color="auto"/>
        <w:bottom w:val="none" w:sz="0" w:space="0" w:color="auto"/>
        <w:right w:val="none" w:sz="0" w:space="0" w:color="auto"/>
      </w:divBdr>
    </w:div>
    <w:div w:id="1522207085">
      <w:bodyDiv w:val="1"/>
      <w:marLeft w:val="0"/>
      <w:marRight w:val="0"/>
      <w:marTop w:val="0"/>
      <w:marBottom w:val="0"/>
      <w:divBdr>
        <w:top w:val="none" w:sz="0" w:space="0" w:color="auto"/>
        <w:left w:val="none" w:sz="0" w:space="0" w:color="auto"/>
        <w:bottom w:val="none" w:sz="0" w:space="0" w:color="auto"/>
        <w:right w:val="none" w:sz="0" w:space="0" w:color="auto"/>
      </w:divBdr>
      <w:divsChild>
        <w:div w:id="1316108171">
          <w:marLeft w:val="0"/>
          <w:marRight w:val="0"/>
          <w:marTop w:val="0"/>
          <w:marBottom w:val="0"/>
          <w:divBdr>
            <w:top w:val="none" w:sz="0" w:space="0" w:color="auto"/>
            <w:left w:val="none" w:sz="0" w:space="0" w:color="auto"/>
            <w:bottom w:val="none" w:sz="0" w:space="0" w:color="auto"/>
            <w:right w:val="none" w:sz="0" w:space="0" w:color="auto"/>
          </w:divBdr>
        </w:div>
      </w:divsChild>
    </w:div>
    <w:div w:id="1547180157">
      <w:bodyDiv w:val="1"/>
      <w:marLeft w:val="0"/>
      <w:marRight w:val="0"/>
      <w:marTop w:val="0"/>
      <w:marBottom w:val="0"/>
      <w:divBdr>
        <w:top w:val="none" w:sz="0" w:space="0" w:color="auto"/>
        <w:left w:val="none" w:sz="0" w:space="0" w:color="auto"/>
        <w:bottom w:val="none" w:sz="0" w:space="0" w:color="auto"/>
        <w:right w:val="none" w:sz="0" w:space="0" w:color="auto"/>
      </w:divBdr>
    </w:div>
    <w:div w:id="1593930513">
      <w:bodyDiv w:val="1"/>
      <w:marLeft w:val="0"/>
      <w:marRight w:val="0"/>
      <w:marTop w:val="0"/>
      <w:marBottom w:val="0"/>
      <w:divBdr>
        <w:top w:val="none" w:sz="0" w:space="0" w:color="auto"/>
        <w:left w:val="none" w:sz="0" w:space="0" w:color="auto"/>
        <w:bottom w:val="none" w:sz="0" w:space="0" w:color="auto"/>
        <w:right w:val="none" w:sz="0" w:space="0" w:color="auto"/>
      </w:divBdr>
    </w:div>
    <w:div w:id="1688360698">
      <w:bodyDiv w:val="1"/>
      <w:marLeft w:val="0"/>
      <w:marRight w:val="0"/>
      <w:marTop w:val="0"/>
      <w:marBottom w:val="0"/>
      <w:divBdr>
        <w:top w:val="none" w:sz="0" w:space="0" w:color="auto"/>
        <w:left w:val="none" w:sz="0" w:space="0" w:color="auto"/>
        <w:bottom w:val="none" w:sz="0" w:space="0" w:color="auto"/>
        <w:right w:val="none" w:sz="0" w:space="0" w:color="auto"/>
      </w:divBdr>
      <w:divsChild>
        <w:div w:id="1768187947">
          <w:marLeft w:val="0"/>
          <w:marRight w:val="0"/>
          <w:marTop w:val="0"/>
          <w:marBottom w:val="0"/>
          <w:divBdr>
            <w:top w:val="none" w:sz="0" w:space="0" w:color="auto"/>
            <w:left w:val="none" w:sz="0" w:space="0" w:color="auto"/>
            <w:bottom w:val="none" w:sz="0" w:space="0" w:color="auto"/>
            <w:right w:val="none" w:sz="0" w:space="0" w:color="auto"/>
          </w:divBdr>
        </w:div>
      </w:divsChild>
    </w:div>
    <w:div w:id="1728532015">
      <w:bodyDiv w:val="1"/>
      <w:marLeft w:val="0"/>
      <w:marRight w:val="0"/>
      <w:marTop w:val="0"/>
      <w:marBottom w:val="0"/>
      <w:divBdr>
        <w:top w:val="none" w:sz="0" w:space="0" w:color="auto"/>
        <w:left w:val="none" w:sz="0" w:space="0" w:color="auto"/>
        <w:bottom w:val="none" w:sz="0" w:space="0" w:color="auto"/>
        <w:right w:val="none" w:sz="0" w:space="0" w:color="auto"/>
      </w:divBdr>
    </w:div>
    <w:div w:id="1748265601">
      <w:bodyDiv w:val="1"/>
      <w:marLeft w:val="0"/>
      <w:marRight w:val="0"/>
      <w:marTop w:val="0"/>
      <w:marBottom w:val="0"/>
      <w:divBdr>
        <w:top w:val="none" w:sz="0" w:space="0" w:color="auto"/>
        <w:left w:val="none" w:sz="0" w:space="0" w:color="auto"/>
        <w:bottom w:val="none" w:sz="0" w:space="0" w:color="auto"/>
        <w:right w:val="none" w:sz="0" w:space="0" w:color="auto"/>
      </w:divBdr>
    </w:div>
    <w:div w:id="1847591723">
      <w:bodyDiv w:val="1"/>
      <w:marLeft w:val="0"/>
      <w:marRight w:val="0"/>
      <w:marTop w:val="0"/>
      <w:marBottom w:val="0"/>
      <w:divBdr>
        <w:top w:val="none" w:sz="0" w:space="0" w:color="auto"/>
        <w:left w:val="none" w:sz="0" w:space="0" w:color="auto"/>
        <w:bottom w:val="none" w:sz="0" w:space="0" w:color="auto"/>
        <w:right w:val="none" w:sz="0" w:space="0" w:color="auto"/>
      </w:divBdr>
    </w:div>
    <w:div w:id="1874145990">
      <w:bodyDiv w:val="1"/>
      <w:marLeft w:val="0"/>
      <w:marRight w:val="0"/>
      <w:marTop w:val="0"/>
      <w:marBottom w:val="0"/>
      <w:divBdr>
        <w:top w:val="none" w:sz="0" w:space="0" w:color="auto"/>
        <w:left w:val="none" w:sz="0" w:space="0" w:color="auto"/>
        <w:bottom w:val="none" w:sz="0" w:space="0" w:color="auto"/>
        <w:right w:val="none" w:sz="0" w:space="0" w:color="auto"/>
      </w:divBdr>
    </w:div>
    <w:div w:id="1982883389">
      <w:bodyDiv w:val="1"/>
      <w:marLeft w:val="0"/>
      <w:marRight w:val="0"/>
      <w:marTop w:val="0"/>
      <w:marBottom w:val="0"/>
      <w:divBdr>
        <w:top w:val="none" w:sz="0" w:space="0" w:color="auto"/>
        <w:left w:val="none" w:sz="0" w:space="0" w:color="auto"/>
        <w:bottom w:val="none" w:sz="0" w:space="0" w:color="auto"/>
        <w:right w:val="none" w:sz="0" w:space="0" w:color="auto"/>
      </w:divBdr>
    </w:div>
    <w:div w:id="199409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chrodi@wisc.edu" TargetMode="External"/><Relationship Id="rId13" Type="http://schemas.microsoft.com/office/2016/09/relationships/commentsIds" Target="commentsIds.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github.com/Shicheng-Guo/low-pass-WGBS/blob/master/readme.md"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bigd.big.ac.cn/gsa"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ithub.com/statgen/bamUtil"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yperlink" Target="mailto:czeng@big.ac.cn"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dakezhang@gmail.com" TargetMode="External"/><Relationship Id="rId14" Type="http://schemas.openxmlformats.org/officeDocument/2006/relationships/hyperlink" Target="http://bigd.big.ac.cn/gsa" TargetMode="External"/><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B234D-088D-574A-835E-9BC15283A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12618</Words>
  <Characters>71545</Characters>
  <Application>Microsoft Office Word</Application>
  <DocSecurity>0</DocSecurity>
  <Lines>1117</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zhanghk</dc:creator>
  <cp:lastModifiedBy>DD</cp:lastModifiedBy>
  <cp:revision>4</cp:revision>
  <cp:lastPrinted>2019-12-16T20:19:00Z</cp:lastPrinted>
  <dcterms:created xsi:type="dcterms:W3CDTF">2019-12-19T16:14:00Z</dcterms:created>
  <dcterms:modified xsi:type="dcterms:W3CDTF">2019-12-19T16:39:00Z</dcterms:modified>
</cp:coreProperties>
</file>